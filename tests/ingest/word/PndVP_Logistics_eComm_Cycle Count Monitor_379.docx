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C07D9D" w14:textId="7CDDDEC6" w:rsidR="002E00A8" w:rsidRDefault="002E00A8" w:rsidP="00BB7674">
      <w:pPr>
        <w:pStyle w:val="ListParagraph"/>
        <w:ind w:left="0"/>
      </w:pPr>
      <w:bookmarkStart w:id="0" w:name="_GoBack"/>
      <w:bookmarkEnd w:id="0"/>
      <w:r>
        <w:rPr>
          <w:noProof/>
          <w:lang w:eastAsia="en-US"/>
        </w:rPr>
        <w:drawing>
          <wp:inline distT="0" distB="0" distL="0" distR="0" wp14:anchorId="49C30FEC" wp14:editId="66B84132">
            <wp:extent cx="1047750" cy="376115"/>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sung Logo.gif"/>
                    <pic:cNvPicPr/>
                  </pic:nvPicPr>
                  <pic:blipFill>
                    <a:blip r:embed="rId12">
                      <a:extLst>
                        <a:ext uri="{28A0092B-C50C-407E-A947-70E740481C1C}">
                          <a14:useLocalDpi xmlns:a14="http://schemas.microsoft.com/office/drawing/2010/main" val="0"/>
                        </a:ext>
                      </a:extLst>
                    </a:blip>
                    <a:stretch>
                      <a:fillRect/>
                    </a:stretch>
                  </pic:blipFill>
                  <pic:spPr>
                    <a:xfrm>
                      <a:off x="0" y="0"/>
                      <a:ext cx="1047750" cy="376115"/>
                    </a:xfrm>
                    <a:prstGeom prst="rect">
                      <a:avLst/>
                    </a:prstGeom>
                  </pic:spPr>
                </pic:pic>
              </a:graphicData>
            </a:graphic>
          </wp:inline>
        </w:drawing>
      </w:r>
    </w:p>
    <w:tbl>
      <w:tblPr>
        <w:tblW w:w="10180" w:type="dxa"/>
        <w:jc w:val="center"/>
        <w:tblLook w:val="04A0" w:firstRow="1" w:lastRow="0" w:firstColumn="1" w:lastColumn="0" w:noHBand="0" w:noVBand="1"/>
      </w:tblPr>
      <w:tblGrid>
        <w:gridCol w:w="2760"/>
        <w:gridCol w:w="3051"/>
        <w:gridCol w:w="2417"/>
        <w:gridCol w:w="1952"/>
      </w:tblGrid>
      <w:tr w:rsidR="002E00A8" w:rsidRPr="002E00A8" w14:paraId="1EB4D7D3" w14:textId="77777777" w:rsidTr="00BB7674">
        <w:trPr>
          <w:trHeight w:val="499"/>
          <w:jc w:val="center"/>
        </w:trPr>
        <w:tc>
          <w:tcPr>
            <w:tcW w:w="276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09FA8FA" w14:textId="77777777" w:rsidR="002E00A8" w:rsidRPr="002E00A8" w:rsidRDefault="00BB7674" w:rsidP="002E00A8">
            <w:pPr>
              <w:spacing w:after="0" w:line="240" w:lineRule="auto"/>
              <w:jc w:val="center"/>
              <w:rPr>
                <w:rFonts w:ascii="Calibri" w:eastAsia="Times New Roman" w:hAnsi="Calibri" w:cs="Times New Roman"/>
                <w:b/>
                <w:bCs/>
                <w:color w:val="000000"/>
              </w:rPr>
            </w:pPr>
            <w:r>
              <w:rPr>
                <w:rFonts w:ascii="Calibri" w:eastAsia="Times New Roman" w:hAnsi="Calibri" w:cs="Times New Roman"/>
                <w:b/>
                <w:bCs/>
                <w:color w:val="000000"/>
              </w:rPr>
              <w:t xml:space="preserve">SOP </w:t>
            </w:r>
            <w:r w:rsidR="002E00A8" w:rsidRPr="002E00A8">
              <w:rPr>
                <w:rFonts w:ascii="Calibri" w:eastAsia="Times New Roman" w:hAnsi="Calibri" w:cs="Times New Roman"/>
                <w:b/>
                <w:bCs/>
                <w:color w:val="000000"/>
              </w:rPr>
              <w:t>Title:</w:t>
            </w:r>
          </w:p>
        </w:tc>
        <w:tc>
          <w:tcPr>
            <w:tcW w:w="7420" w:type="dxa"/>
            <w:gridSpan w:val="3"/>
            <w:tcBorders>
              <w:top w:val="single" w:sz="4" w:space="0" w:color="auto"/>
              <w:left w:val="nil"/>
              <w:bottom w:val="single" w:sz="4" w:space="0" w:color="auto"/>
              <w:right w:val="single" w:sz="4" w:space="0" w:color="auto"/>
            </w:tcBorders>
            <w:shd w:val="clear" w:color="auto" w:fill="auto"/>
            <w:noWrap/>
            <w:vAlign w:val="center"/>
            <w:hideMark/>
          </w:tcPr>
          <w:p w14:paraId="382280D2" w14:textId="77777777" w:rsidR="002E00A8" w:rsidRPr="002E00A8" w:rsidRDefault="00C77DEB" w:rsidP="002E00A8">
            <w:pPr>
              <w:spacing w:after="0" w:line="240" w:lineRule="auto"/>
              <w:jc w:val="center"/>
              <w:rPr>
                <w:rFonts w:ascii="Calibri" w:eastAsia="Times New Roman" w:hAnsi="Calibri" w:cs="Times New Roman"/>
                <w:b/>
                <w:color w:val="000000"/>
              </w:rPr>
            </w:pPr>
            <w:bookmarkStart w:id="1" w:name="OLE_LINK1"/>
            <w:r>
              <w:rPr>
                <w:rFonts w:ascii="Calibri" w:eastAsia="Times New Roman" w:hAnsi="Calibri" w:cs="Times New Roman"/>
                <w:b/>
                <w:color w:val="000000"/>
              </w:rPr>
              <w:t>eComm Lost in Transit Outbound Claims</w:t>
            </w:r>
            <w:bookmarkEnd w:id="1"/>
          </w:p>
        </w:tc>
      </w:tr>
      <w:tr w:rsidR="002E00A8" w:rsidRPr="002E00A8" w14:paraId="46DC9685" w14:textId="77777777" w:rsidTr="00A62D0D">
        <w:trPr>
          <w:trHeight w:val="499"/>
          <w:jc w:val="center"/>
        </w:trPr>
        <w:tc>
          <w:tcPr>
            <w:tcW w:w="2760" w:type="dxa"/>
            <w:tcBorders>
              <w:top w:val="nil"/>
              <w:left w:val="single" w:sz="4" w:space="0" w:color="auto"/>
              <w:bottom w:val="single" w:sz="4" w:space="0" w:color="auto"/>
              <w:right w:val="single" w:sz="4" w:space="0" w:color="auto"/>
            </w:tcBorders>
            <w:shd w:val="clear" w:color="000000" w:fill="D9D9D9"/>
            <w:noWrap/>
            <w:vAlign w:val="center"/>
            <w:hideMark/>
          </w:tcPr>
          <w:p w14:paraId="1AC883D5" w14:textId="77777777" w:rsidR="002E00A8" w:rsidRPr="002E00A8" w:rsidRDefault="002E00A8" w:rsidP="002E00A8">
            <w:pPr>
              <w:spacing w:after="0" w:line="240" w:lineRule="auto"/>
              <w:jc w:val="center"/>
              <w:rPr>
                <w:rFonts w:ascii="Calibri" w:eastAsia="Times New Roman" w:hAnsi="Calibri" w:cs="Times New Roman"/>
                <w:b/>
                <w:bCs/>
                <w:color w:val="000000"/>
              </w:rPr>
            </w:pPr>
            <w:r w:rsidRPr="002E00A8">
              <w:rPr>
                <w:rFonts w:ascii="Calibri" w:eastAsia="Times New Roman" w:hAnsi="Calibri" w:cs="Times New Roman"/>
                <w:b/>
                <w:bCs/>
                <w:color w:val="000000"/>
              </w:rPr>
              <w:t>Document Storage Location:</w:t>
            </w:r>
          </w:p>
        </w:tc>
        <w:tc>
          <w:tcPr>
            <w:tcW w:w="3051" w:type="dxa"/>
            <w:tcBorders>
              <w:top w:val="single" w:sz="4" w:space="0" w:color="auto"/>
              <w:left w:val="nil"/>
              <w:bottom w:val="single" w:sz="4" w:space="0" w:color="auto"/>
              <w:right w:val="single" w:sz="4" w:space="0" w:color="auto"/>
            </w:tcBorders>
            <w:shd w:val="clear" w:color="auto" w:fill="auto"/>
            <w:noWrap/>
            <w:vAlign w:val="center"/>
            <w:hideMark/>
          </w:tcPr>
          <w:p w14:paraId="1976557A" w14:textId="77777777" w:rsidR="002E00A8" w:rsidRPr="002E00A8" w:rsidRDefault="00963EA9" w:rsidP="00B71EA0">
            <w:pPr>
              <w:spacing w:after="0" w:line="240" w:lineRule="auto"/>
              <w:jc w:val="center"/>
              <w:rPr>
                <w:rFonts w:ascii="Calibri" w:eastAsia="Times New Roman" w:hAnsi="Calibri" w:cs="Times New Roman"/>
                <w:b/>
                <w:color w:val="000000"/>
              </w:rPr>
            </w:pPr>
            <w:r>
              <w:rPr>
                <w:rFonts w:ascii="Calibri" w:eastAsia="Times New Roman" w:hAnsi="Calibri" w:cs="Times New Roman"/>
                <w:b/>
                <w:color w:val="000000"/>
              </w:rPr>
              <w:t>STACS/Management</w:t>
            </w:r>
            <w:r w:rsidRPr="002E00A8">
              <w:rPr>
                <w:rFonts w:ascii="Calibri" w:eastAsia="Times New Roman" w:hAnsi="Calibri" w:cs="Times New Roman"/>
                <w:b/>
                <w:color w:val="000000"/>
              </w:rPr>
              <w:t>/</w:t>
            </w:r>
            <w:r>
              <w:rPr>
                <w:rFonts w:ascii="Calibri" w:eastAsia="Times New Roman" w:hAnsi="Calibri" w:cs="Times New Roman"/>
                <w:b/>
                <w:color w:val="000000"/>
              </w:rPr>
              <w:t>SOPs – Logistics and Warehousing</w:t>
            </w:r>
          </w:p>
        </w:tc>
        <w:tc>
          <w:tcPr>
            <w:tcW w:w="2417" w:type="dxa"/>
            <w:tcBorders>
              <w:top w:val="nil"/>
              <w:left w:val="nil"/>
              <w:bottom w:val="single" w:sz="4" w:space="0" w:color="auto"/>
              <w:right w:val="single" w:sz="4" w:space="0" w:color="auto"/>
            </w:tcBorders>
            <w:shd w:val="clear" w:color="000000" w:fill="D9D9D9"/>
            <w:noWrap/>
            <w:vAlign w:val="center"/>
            <w:hideMark/>
          </w:tcPr>
          <w:p w14:paraId="6BB9EDA7" w14:textId="77777777" w:rsidR="002E00A8" w:rsidRPr="002E00A8" w:rsidRDefault="002E00A8" w:rsidP="002E00A8">
            <w:pPr>
              <w:spacing w:after="0" w:line="240" w:lineRule="auto"/>
              <w:jc w:val="center"/>
              <w:rPr>
                <w:rFonts w:ascii="Calibri" w:eastAsia="Times New Roman" w:hAnsi="Calibri" w:cs="Times New Roman"/>
                <w:b/>
                <w:bCs/>
                <w:color w:val="000000"/>
              </w:rPr>
            </w:pPr>
            <w:r w:rsidRPr="002E00A8">
              <w:rPr>
                <w:rFonts w:ascii="Calibri" w:eastAsia="Times New Roman" w:hAnsi="Calibri" w:cs="Times New Roman"/>
                <w:b/>
                <w:bCs/>
                <w:color w:val="000000"/>
              </w:rPr>
              <w:t>Document #:</w:t>
            </w:r>
          </w:p>
        </w:tc>
        <w:tc>
          <w:tcPr>
            <w:tcW w:w="1952" w:type="dxa"/>
            <w:tcBorders>
              <w:top w:val="single" w:sz="4" w:space="0" w:color="auto"/>
              <w:left w:val="nil"/>
              <w:bottom w:val="single" w:sz="4" w:space="0" w:color="auto"/>
              <w:right w:val="single" w:sz="4" w:space="0" w:color="auto"/>
            </w:tcBorders>
            <w:shd w:val="clear" w:color="auto" w:fill="auto"/>
            <w:noWrap/>
            <w:vAlign w:val="center"/>
          </w:tcPr>
          <w:p w14:paraId="56DF12AF" w14:textId="77777777" w:rsidR="002516C7" w:rsidRPr="00EE5F68" w:rsidRDefault="00C77DEB" w:rsidP="008C2E49">
            <w:pPr>
              <w:spacing w:after="0" w:line="240" w:lineRule="auto"/>
              <w:jc w:val="center"/>
              <w:rPr>
                <w:rFonts w:ascii="Calibri" w:eastAsia="Times New Roman" w:hAnsi="Calibri" w:cs="Times New Roman"/>
                <w:b/>
                <w:color w:val="000000"/>
              </w:rPr>
            </w:pPr>
            <w:r w:rsidRPr="006A2064">
              <w:rPr>
                <w:rFonts w:ascii="Calibri" w:eastAsia="Times New Roman" w:hAnsi="Calibri" w:cs="Times New Roman"/>
                <w:b/>
                <w:color w:val="000000"/>
              </w:rPr>
              <w:t>SEASOP414v100</w:t>
            </w:r>
          </w:p>
        </w:tc>
      </w:tr>
      <w:tr w:rsidR="002E00A8" w:rsidRPr="002E00A8" w14:paraId="5E7F7CBE" w14:textId="77777777" w:rsidTr="00A62D0D">
        <w:trPr>
          <w:trHeight w:val="499"/>
          <w:jc w:val="center"/>
        </w:trPr>
        <w:tc>
          <w:tcPr>
            <w:tcW w:w="2760" w:type="dxa"/>
            <w:tcBorders>
              <w:top w:val="nil"/>
              <w:left w:val="single" w:sz="4" w:space="0" w:color="auto"/>
              <w:bottom w:val="single" w:sz="4" w:space="0" w:color="auto"/>
              <w:right w:val="single" w:sz="4" w:space="0" w:color="auto"/>
            </w:tcBorders>
            <w:shd w:val="clear" w:color="000000" w:fill="D9D9D9"/>
            <w:noWrap/>
            <w:vAlign w:val="center"/>
            <w:hideMark/>
          </w:tcPr>
          <w:p w14:paraId="17874915" w14:textId="77777777" w:rsidR="002E00A8" w:rsidRPr="002E00A8" w:rsidRDefault="002E00A8" w:rsidP="002E00A8">
            <w:pPr>
              <w:spacing w:after="0" w:line="240" w:lineRule="auto"/>
              <w:jc w:val="center"/>
              <w:rPr>
                <w:rFonts w:ascii="Calibri" w:eastAsia="Times New Roman" w:hAnsi="Calibri" w:cs="Times New Roman"/>
                <w:b/>
                <w:bCs/>
                <w:color w:val="000000"/>
              </w:rPr>
            </w:pPr>
            <w:r w:rsidRPr="002E00A8">
              <w:rPr>
                <w:rFonts w:ascii="Calibri" w:eastAsia="Times New Roman" w:hAnsi="Calibri" w:cs="Times New Roman"/>
                <w:b/>
                <w:bCs/>
                <w:color w:val="000000"/>
              </w:rPr>
              <w:t>SOP Originator:</w:t>
            </w:r>
          </w:p>
        </w:tc>
        <w:tc>
          <w:tcPr>
            <w:tcW w:w="3051" w:type="dxa"/>
            <w:tcBorders>
              <w:top w:val="single" w:sz="4" w:space="0" w:color="auto"/>
              <w:left w:val="nil"/>
              <w:bottom w:val="single" w:sz="4" w:space="0" w:color="auto"/>
              <w:right w:val="single" w:sz="4" w:space="0" w:color="auto"/>
            </w:tcBorders>
            <w:shd w:val="clear" w:color="auto" w:fill="auto"/>
            <w:noWrap/>
            <w:vAlign w:val="center"/>
          </w:tcPr>
          <w:p w14:paraId="3C0B5929" w14:textId="77777777" w:rsidR="002E00A8" w:rsidRPr="002E00A8" w:rsidRDefault="00621683" w:rsidP="002E00A8">
            <w:pPr>
              <w:spacing w:after="0" w:line="240" w:lineRule="auto"/>
              <w:jc w:val="center"/>
              <w:rPr>
                <w:rFonts w:ascii="Calibri" w:eastAsia="Times New Roman" w:hAnsi="Calibri" w:cs="Times New Roman"/>
                <w:b/>
                <w:color w:val="000000"/>
              </w:rPr>
            </w:pPr>
            <w:r>
              <w:rPr>
                <w:rFonts w:ascii="Calibri" w:eastAsia="Times New Roman" w:hAnsi="Calibri" w:cs="Times New Roman"/>
                <w:b/>
                <w:color w:val="000000"/>
              </w:rPr>
              <w:t>Viraj Baraskar</w:t>
            </w:r>
          </w:p>
        </w:tc>
        <w:tc>
          <w:tcPr>
            <w:tcW w:w="2417" w:type="dxa"/>
            <w:tcBorders>
              <w:top w:val="nil"/>
              <w:left w:val="nil"/>
              <w:bottom w:val="single" w:sz="4" w:space="0" w:color="auto"/>
              <w:right w:val="single" w:sz="4" w:space="0" w:color="auto"/>
            </w:tcBorders>
            <w:shd w:val="clear" w:color="000000" w:fill="D9D9D9"/>
            <w:noWrap/>
            <w:vAlign w:val="center"/>
            <w:hideMark/>
          </w:tcPr>
          <w:p w14:paraId="1A684C05" w14:textId="77777777" w:rsidR="002E00A8" w:rsidRPr="002E00A8" w:rsidRDefault="002E00A8" w:rsidP="002E00A8">
            <w:pPr>
              <w:spacing w:after="0" w:line="240" w:lineRule="auto"/>
              <w:jc w:val="center"/>
              <w:rPr>
                <w:rFonts w:ascii="Calibri" w:eastAsia="Times New Roman" w:hAnsi="Calibri" w:cs="Times New Roman"/>
                <w:b/>
                <w:bCs/>
                <w:color w:val="000000"/>
              </w:rPr>
            </w:pPr>
            <w:r w:rsidRPr="002E00A8">
              <w:rPr>
                <w:rFonts w:ascii="Calibri" w:eastAsia="Times New Roman" w:hAnsi="Calibri" w:cs="Times New Roman"/>
                <w:b/>
                <w:bCs/>
                <w:color w:val="000000"/>
              </w:rPr>
              <w:t>Last Edited by:</w:t>
            </w:r>
          </w:p>
        </w:tc>
        <w:tc>
          <w:tcPr>
            <w:tcW w:w="1952" w:type="dxa"/>
            <w:tcBorders>
              <w:top w:val="single" w:sz="4" w:space="0" w:color="auto"/>
              <w:left w:val="nil"/>
              <w:bottom w:val="single" w:sz="4" w:space="0" w:color="auto"/>
              <w:right w:val="single" w:sz="4" w:space="0" w:color="auto"/>
            </w:tcBorders>
            <w:shd w:val="clear" w:color="auto" w:fill="auto"/>
            <w:noWrap/>
            <w:vAlign w:val="center"/>
          </w:tcPr>
          <w:p w14:paraId="2E39124A" w14:textId="77777777" w:rsidR="002E00A8" w:rsidRPr="002E00A8" w:rsidRDefault="00621683" w:rsidP="002E00A8">
            <w:pPr>
              <w:spacing w:after="0" w:line="240" w:lineRule="auto"/>
              <w:jc w:val="center"/>
              <w:rPr>
                <w:rFonts w:ascii="Calibri" w:eastAsia="Times New Roman" w:hAnsi="Calibri" w:cs="Times New Roman"/>
                <w:b/>
                <w:color w:val="000000"/>
              </w:rPr>
            </w:pPr>
            <w:r>
              <w:rPr>
                <w:rFonts w:ascii="Calibri" w:eastAsia="Times New Roman" w:hAnsi="Calibri" w:cs="Times New Roman"/>
                <w:b/>
                <w:color w:val="000000"/>
              </w:rPr>
              <w:t>Viraj Baraskar</w:t>
            </w:r>
          </w:p>
        </w:tc>
      </w:tr>
      <w:tr w:rsidR="002E00A8" w:rsidRPr="002E00A8" w14:paraId="7D0A5CB1" w14:textId="77777777" w:rsidTr="00A62D0D">
        <w:trPr>
          <w:trHeight w:val="499"/>
          <w:jc w:val="center"/>
        </w:trPr>
        <w:tc>
          <w:tcPr>
            <w:tcW w:w="2760" w:type="dxa"/>
            <w:tcBorders>
              <w:top w:val="nil"/>
              <w:left w:val="single" w:sz="4" w:space="0" w:color="auto"/>
              <w:bottom w:val="single" w:sz="4" w:space="0" w:color="auto"/>
              <w:right w:val="single" w:sz="4" w:space="0" w:color="auto"/>
            </w:tcBorders>
            <w:shd w:val="clear" w:color="000000" w:fill="D9D9D9"/>
            <w:noWrap/>
            <w:vAlign w:val="center"/>
            <w:hideMark/>
          </w:tcPr>
          <w:p w14:paraId="5BE17963" w14:textId="77777777" w:rsidR="002E00A8" w:rsidRPr="002E00A8" w:rsidRDefault="002E00A8" w:rsidP="002E00A8">
            <w:pPr>
              <w:spacing w:after="0" w:line="240" w:lineRule="auto"/>
              <w:jc w:val="center"/>
              <w:rPr>
                <w:rFonts w:ascii="Calibri" w:eastAsia="Times New Roman" w:hAnsi="Calibri" w:cs="Times New Roman"/>
                <w:b/>
                <w:bCs/>
                <w:color w:val="000000"/>
              </w:rPr>
            </w:pPr>
            <w:r w:rsidRPr="002E00A8">
              <w:rPr>
                <w:rFonts w:ascii="Calibri" w:eastAsia="Times New Roman" w:hAnsi="Calibri" w:cs="Times New Roman"/>
                <w:b/>
                <w:bCs/>
                <w:color w:val="000000"/>
              </w:rPr>
              <w:t>Effective Date:</w:t>
            </w:r>
          </w:p>
        </w:tc>
        <w:tc>
          <w:tcPr>
            <w:tcW w:w="3051" w:type="dxa"/>
            <w:tcBorders>
              <w:top w:val="single" w:sz="4" w:space="0" w:color="auto"/>
              <w:left w:val="nil"/>
              <w:bottom w:val="single" w:sz="4" w:space="0" w:color="auto"/>
              <w:right w:val="single" w:sz="4" w:space="0" w:color="auto"/>
            </w:tcBorders>
            <w:shd w:val="clear" w:color="auto" w:fill="auto"/>
            <w:noWrap/>
            <w:vAlign w:val="center"/>
          </w:tcPr>
          <w:p w14:paraId="73FAA82C" w14:textId="77777777" w:rsidR="002E00A8" w:rsidRPr="002E00A8" w:rsidRDefault="00621683" w:rsidP="002E00A8">
            <w:pPr>
              <w:spacing w:after="0" w:line="240" w:lineRule="auto"/>
              <w:jc w:val="center"/>
              <w:rPr>
                <w:rFonts w:ascii="Calibri" w:eastAsia="Times New Roman" w:hAnsi="Calibri" w:cs="Times New Roman"/>
                <w:b/>
                <w:color w:val="000000"/>
              </w:rPr>
            </w:pPr>
            <w:r>
              <w:rPr>
                <w:rFonts w:ascii="Calibri" w:eastAsia="Times New Roman" w:hAnsi="Calibri" w:cs="Times New Roman"/>
                <w:b/>
                <w:color w:val="000000"/>
              </w:rPr>
              <w:t>10/01/2020</w:t>
            </w:r>
          </w:p>
        </w:tc>
        <w:tc>
          <w:tcPr>
            <w:tcW w:w="2417" w:type="dxa"/>
            <w:tcBorders>
              <w:top w:val="nil"/>
              <w:left w:val="nil"/>
              <w:bottom w:val="single" w:sz="4" w:space="0" w:color="auto"/>
              <w:right w:val="single" w:sz="4" w:space="0" w:color="auto"/>
            </w:tcBorders>
            <w:shd w:val="clear" w:color="000000" w:fill="D9D9D9"/>
            <w:noWrap/>
            <w:vAlign w:val="center"/>
            <w:hideMark/>
          </w:tcPr>
          <w:p w14:paraId="72129EAF" w14:textId="77777777" w:rsidR="002E00A8" w:rsidRPr="002E00A8" w:rsidRDefault="002E00A8" w:rsidP="002E00A8">
            <w:pPr>
              <w:spacing w:after="0" w:line="240" w:lineRule="auto"/>
              <w:jc w:val="center"/>
              <w:rPr>
                <w:rFonts w:ascii="Calibri" w:eastAsia="Times New Roman" w:hAnsi="Calibri" w:cs="Times New Roman"/>
                <w:b/>
                <w:bCs/>
                <w:color w:val="000000"/>
              </w:rPr>
            </w:pPr>
            <w:r w:rsidRPr="002E00A8">
              <w:rPr>
                <w:rFonts w:ascii="Calibri" w:eastAsia="Times New Roman" w:hAnsi="Calibri" w:cs="Times New Roman"/>
                <w:b/>
                <w:bCs/>
                <w:color w:val="000000"/>
              </w:rPr>
              <w:t>Last Edited Date:</w:t>
            </w:r>
          </w:p>
        </w:tc>
        <w:tc>
          <w:tcPr>
            <w:tcW w:w="1952" w:type="dxa"/>
            <w:tcBorders>
              <w:top w:val="single" w:sz="4" w:space="0" w:color="auto"/>
              <w:left w:val="nil"/>
              <w:bottom w:val="single" w:sz="4" w:space="0" w:color="auto"/>
              <w:right w:val="single" w:sz="4" w:space="0" w:color="auto"/>
            </w:tcBorders>
            <w:shd w:val="clear" w:color="auto" w:fill="auto"/>
            <w:noWrap/>
            <w:vAlign w:val="center"/>
          </w:tcPr>
          <w:p w14:paraId="4F5EA5C5" w14:textId="77777777" w:rsidR="002E00A8" w:rsidRPr="002E00A8" w:rsidRDefault="00DB01BD" w:rsidP="002E00A8">
            <w:pPr>
              <w:spacing w:after="0" w:line="240" w:lineRule="auto"/>
              <w:jc w:val="center"/>
              <w:rPr>
                <w:rFonts w:ascii="Calibri" w:eastAsia="Times New Roman" w:hAnsi="Calibri" w:cs="Times New Roman"/>
                <w:b/>
                <w:color w:val="000000"/>
              </w:rPr>
            </w:pPr>
            <w:r>
              <w:rPr>
                <w:rFonts w:ascii="Calibri" w:eastAsia="Times New Roman" w:hAnsi="Calibri" w:cs="Times New Roman"/>
                <w:b/>
                <w:color w:val="000000"/>
              </w:rPr>
              <w:t>11</w:t>
            </w:r>
            <w:r w:rsidR="00C77DEB">
              <w:rPr>
                <w:rFonts w:ascii="Calibri" w:eastAsia="Times New Roman" w:hAnsi="Calibri" w:cs="Times New Roman"/>
                <w:b/>
                <w:color w:val="000000"/>
              </w:rPr>
              <w:t>/</w:t>
            </w:r>
            <w:r>
              <w:rPr>
                <w:rFonts w:ascii="Calibri" w:eastAsia="Times New Roman" w:hAnsi="Calibri" w:cs="Times New Roman"/>
                <w:b/>
                <w:color w:val="000000"/>
              </w:rPr>
              <w:t>04</w:t>
            </w:r>
            <w:r w:rsidR="00621683">
              <w:rPr>
                <w:rFonts w:ascii="Calibri" w:eastAsia="Times New Roman" w:hAnsi="Calibri" w:cs="Times New Roman"/>
                <w:b/>
                <w:color w:val="000000"/>
              </w:rPr>
              <w:t>/2020</w:t>
            </w:r>
          </w:p>
        </w:tc>
      </w:tr>
      <w:tr w:rsidR="002E00A8" w:rsidRPr="002E00A8" w14:paraId="18D32EA1" w14:textId="77777777" w:rsidTr="00BB7674">
        <w:trPr>
          <w:trHeight w:val="499"/>
          <w:jc w:val="center"/>
        </w:trPr>
        <w:tc>
          <w:tcPr>
            <w:tcW w:w="2760" w:type="dxa"/>
            <w:tcBorders>
              <w:top w:val="nil"/>
              <w:left w:val="single" w:sz="4" w:space="0" w:color="auto"/>
              <w:bottom w:val="single" w:sz="4" w:space="0" w:color="auto"/>
              <w:right w:val="single" w:sz="4" w:space="0" w:color="auto"/>
            </w:tcBorders>
            <w:shd w:val="clear" w:color="000000" w:fill="D9D9D9"/>
            <w:noWrap/>
            <w:vAlign w:val="center"/>
            <w:hideMark/>
          </w:tcPr>
          <w:p w14:paraId="1192E23F" w14:textId="77777777" w:rsidR="002E00A8" w:rsidRPr="002E00A8" w:rsidRDefault="002E00A8" w:rsidP="002E00A8">
            <w:pPr>
              <w:spacing w:after="0" w:line="240" w:lineRule="auto"/>
              <w:jc w:val="center"/>
              <w:rPr>
                <w:rFonts w:ascii="Calibri" w:eastAsia="Times New Roman" w:hAnsi="Calibri" w:cs="Times New Roman"/>
                <w:b/>
                <w:bCs/>
                <w:color w:val="000000"/>
              </w:rPr>
            </w:pPr>
            <w:r w:rsidRPr="002E00A8">
              <w:rPr>
                <w:rFonts w:ascii="Calibri" w:eastAsia="Times New Roman" w:hAnsi="Calibri" w:cs="Times New Roman"/>
                <w:b/>
                <w:bCs/>
                <w:color w:val="000000"/>
              </w:rPr>
              <w:t>Other:</w:t>
            </w:r>
          </w:p>
        </w:tc>
        <w:tc>
          <w:tcPr>
            <w:tcW w:w="7420" w:type="dxa"/>
            <w:gridSpan w:val="3"/>
            <w:tcBorders>
              <w:top w:val="single" w:sz="4" w:space="0" w:color="auto"/>
              <w:left w:val="nil"/>
              <w:bottom w:val="single" w:sz="4" w:space="0" w:color="auto"/>
              <w:right w:val="single" w:sz="4" w:space="0" w:color="auto"/>
            </w:tcBorders>
            <w:shd w:val="clear" w:color="auto" w:fill="auto"/>
            <w:noWrap/>
            <w:vAlign w:val="center"/>
            <w:hideMark/>
          </w:tcPr>
          <w:p w14:paraId="4AFE4CC0" w14:textId="77777777" w:rsidR="002E00A8" w:rsidRPr="002E00A8" w:rsidRDefault="002E00A8" w:rsidP="002E00A8">
            <w:pPr>
              <w:spacing w:after="0" w:line="240" w:lineRule="auto"/>
              <w:jc w:val="center"/>
              <w:rPr>
                <w:rFonts w:ascii="Calibri" w:eastAsia="Times New Roman" w:hAnsi="Calibri" w:cs="Times New Roman"/>
                <w:color w:val="000000"/>
              </w:rPr>
            </w:pPr>
          </w:p>
        </w:tc>
      </w:tr>
    </w:tbl>
    <w:p w14:paraId="78B097E6" w14:textId="77777777" w:rsidR="002E00A8" w:rsidRDefault="002E00A8" w:rsidP="002E00A8">
      <w:pPr>
        <w:pStyle w:val="ListParagraph"/>
        <w:ind w:left="0"/>
      </w:pPr>
    </w:p>
    <w:p w14:paraId="29C04259" w14:textId="77777777" w:rsidR="00DE0F02" w:rsidRDefault="002E00A8" w:rsidP="002E00A8">
      <w:pPr>
        <w:pStyle w:val="ListParagraph"/>
        <w:numPr>
          <w:ilvl w:val="0"/>
          <w:numId w:val="1"/>
        </w:numPr>
      </w:pPr>
      <w:r>
        <w:t>Purpose</w:t>
      </w:r>
    </w:p>
    <w:p w14:paraId="4FBE2A78" w14:textId="6EF4265E" w:rsidR="00A62D0D" w:rsidRDefault="00C77DEB" w:rsidP="00C77DEB">
      <w:pPr>
        <w:pStyle w:val="ListParagraph"/>
        <w:numPr>
          <w:ilvl w:val="1"/>
          <w:numId w:val="1"/>
        </w:numPr>
        <w:ind w:left="1710"/>
      </w:pPr>
      <w:r>
        <w:t>To develop a reverse 1</w:t>
      </w:r>
      <w:r w:rsidRPr="001D0A09">
        <w:rPr>
          <w:vertAlign w:val="superscript"/>
        </w:rPr>
        <w:t>st</w:t>
      </w:r>
      <w:r>
        <w:t xml:space="preserve"> GI process </w:t>
      </w:r>
      <w:del w:id="2" w:author="Randell Christopher/Inventory Control /SEA/Professional/Samsung Electronics " w:date="2020-11-05T15:48:00Z">
        <w:r w:rsidDel="009C5647">
          <w:delText xml:space="preserve">so as </w:delText>
        </w:r>
      </w:del>
      <w:r>
        <w:t>to correct</w:t>
      </w:r>
      <w:del w:id="3" w:author="Randell Christopher/Inventory Control /SEA/Professional/Samsung Electronics  [2]" w:date="2020-11-05T17:06:00Z">
        <w:r w:rsidDel="0089574B">
          <w:delText xml:space="preserve"> the</w:delText>
        </w:r>
      </w:del>
      <w:r>
        <w:t xml:space="preserve"> deferred revenue and align </w:t>
      </w:r>
      <w:ins w:id="4" w:author="Randell Christopher/Inventory Control /SEA/Professional/Samsung Electronics " w:date="2020-11-05T15:49:00Z">
        <w:del w:id="5" w:author="Randell Christopher/Inventory Control /SEA/Professional/Samsung Electronics  [2]" w:date="2020-11-05T17:07:00Z">
          <w:r w:rsidR="009C5647" w:rsidDel="0089574B">
            <w:delText>to</w:delText>
          </w:r>
        </w:del>
      </w:ins>
      <w:del w:id="6" w:author="Randell Christopher/Inventory Control /SEA/Professional/Samsung Electronics  [2]" w:date="2020-11-05T17:08:00Z">
        <w:r w:rsidDel="0089574B">
          <w:delText xml:space="preserve">with </w:delText>
        </w:r>
      </w:del>
      <w:r>
        <w:t xml:space="preserve">actual revenue recognition for </w:t>
      </w:r>
      <w:ins w:id="7" w:author="Randell Christopher/Inventory Control /SEA/Professional/Samsung Electronics  [2]" w:date="2020-11-05T17:09:00Z">
        <w:r w:rsidR="0089574B">
          <w:t xml:space="preserve">lost </w:t>
        </w:r>
      </w:ins>
      <w:r>
        <w:t>outbound orders in transit</w:t>
      </w:r>
      <w:ins w:id="8" w:author="Randell Christopher/Inventory Control /SEA/Professional/Samsung Electronics  [2]" w:date="2020-11-05T17:09:00Z">
        <w:r w:rsidR="0089574B">
          <w:t xml:space="preserve"> with the current status of the material</w:t>
        </w:r>
      </w:ins>
      <w:r>
        <w:t>.</w:t>
      </w:r>
    </w:p>
    <w:p w14:paraId="4D702B23" w14:textId="77777777" w:rsidR="002E00A8" w:rsidRDefault="002E00A8" w:rsidP="002E00A8">
      <w:pPr>
        <w:pStyle w:val="ListParagraph"/>
        <w:numPr>
          <w:ilvl w:val="0"/>
          <w:numId w:val="1"/>
        </w:numPr>
      </w:pPr>
      <w:r>
        <w:t>Scope</w:t>
      </w:r>
    </w:p>
    <w:p w14:paraId="6333CCFB" w14:textId="6FDC67E1" w:rsidR="00A62D0D" w:rsidRDefault="00013681" w:rsidP="00A62D0D">
      <w:pPr>
        <w:pStyle w:val="ListParagraph"/>
        <w:numPr>
          <w:ilvl w:val="1"/>
          <w:numId w:val="1"/>
        </w:numPr>
      </w:pPr>
      <w:r>
        <w:t xml:space="preserve">Coppell eComm – The process </w:t>
      </w:r>
      <w:del w:id="9" w:author="Randell Christopher/Inventory Control /SEA/Professional/Samsung Electronics " w:date="2020-11-05T15:49:00Z">
        <w:r w:rsidDel="009C5647">
          <w:delText>focuses on</w:delText>
        </w:r>
      </w:del>
      <w:ins w:id="10" w:author="Randell Christopher/Inventory Control /SEA/Professional/Samsung Electronics " w:date="2020-11-05T15:49:00Z">
        <w:r w:rsidR="009C5647">
          <w:t>delineates</w:t>
        </w:r>
      </w:ins>
      <w:r>
        <w:t xml:space="preserve"> the </w:t>
      </w:r>
      <w:r w:rsidR="0049361D">
        <w:t>steps taken to reverse the GI process</w:t>
      </w:r>
      <w:ins w:id="11" w:author="Randell Christopher/Inventory Control /SEA/Professional/Samsung Electronics " w:date="2020-11-05T15:50:00Z">
        <w:r w:rsidR="009C5647">
          <w:t>,</w:t>
        </w:r>
      </w:ins>
      <w:del w:id="12" w:author="Randell Christopher/Inventory Control /SEA/Professional/Samsung Electronics " w:date="2020-11-05T15:50:00Z">
        <w:r w:rsidR="0049361D" w:rsidDel="009C5647">
          <w:delText xml:space="preserve"> </w:delText>
        </w:r>
      </w:del>
      <w:del w:id="13" w:author="Randell Christopher/Inventory Control /SEA/Professional/Samsung Electronics " w:date="2020-11-05T15:49:00Z">
        <w:r w:rsidR="00530AF8" w:rsidDel="009C5647">
          <w:delText>will</w:delText>
        </w:r>
      </w:del>
      <w:r w:rsidR="00530AF8">
        <w:t xml:space="preserve"> align </w:t>
      </w:r>
      <w:ins w:id="14" w:author="Randell Christopher/Inventory Control /SEA/Professional/Samsung Electronics " w:date="2020-11-05T15:50:00Z">
        <w:r w:rsidR="009C5647">
          <w:t xml:space="preserve">with </w:t>
        </w:r>
      </w:ins>
      <w:r w:rsidR="00530AF8">
        <w:t xml:space="preserve">revenue recognition, and support the claim process for lost in transit </w:t>
      </w:r>
      <w:r w:rsidR="00E929CD">
        <w:t xml:space="preserve">outbound </w:t>
      </w:r>
      <w:r w:rsidR="00530AF8">
        <w:t>devices.</w:t>
      </w:r>
    </w:p>
    <w:p w14:paraId="554BAF45" w14:textId="77777777" w:rsidR="002E00A8" w:rsidRDefault="008B055A" w:rsidP="002E00A8">
      <w:pPr>
        <w:pStyle w:val="ListParagraph"/>
        <w:numPr>
          <w:ilvl w:val="0"/>
          <w:numId w:val="1"/>
        </w:numPr>
      </w:pPr>
      <w:r>
        <w:t>Responsibilities</w:t>
      </w:r>
    </w:p>
    <w:p w14:paraId="538FCE18" w14:textId="77777777" w:rsidR="00C77DEB" w:rsidRDefault="00C77DEB" w:rsidP="00C77DEB">
      <w:pPr>
        <w:pStyle w:val="ListParagraph"/>
        <w:numPr>
          <w:ilvl w:val="1"/>
          <w:numId w:val="1"/>
        </w:numPr>
        <w:ind w:left="1710"/>
      </w:pPr>
      <w:r>
        <w:t xml:space="preserve">The SEA Logistics eComm team shall be responsible for making the necessary systemic changes in GMP and WMP.  </w:t>
      </w:r>
    </w:p>
    <w:p w14:paraId="4EE25B5D" w14:textId="647FFBB2" w:rsidR="00C77DEB" w:rsidRDefault="00C77DEB" w:rsidP="00C77DEB">
      <w:pPr>
        <w:pStyle w:val="ListParagraph"/>
        <w:numPr>
          <w:ilvl w:val="1"/>
          <w:numId w:val="1"/>
        </w:numPr>
        <w:ind w:left="1710"/>
      </w:pPr>
      <w:r>
        <w:t>The SEA Logistics eComm</w:t>
      </w:r>
      <w:r w:rsidR="00317579">
        <w:t xml:space="preserve"> </w:t>
      </w:r>
      <w:ins w:id="15" w:author="Randell Christopher/Inventory Control /SEA/Professional/Samsung Electronics " w:date="2020-11-05T15:51:00Z">
        <w:r w:rsidR="009C5647">
          <w:t xml:space="preserve">team </w:t>
        </w:r>
      </w:ins>
      <w:r w:rsidR="00317579">
        <w:t>shall send a</w:t>
      </w:r>
      <w:r>
        <w:t xml:space="preserve"> </w:t>
      </w:r>
      <w:r w:rsidR="00BC1C9F">
        <w:t xml:space="preserve">weekly </w:t>
      </w:r>
      <w:r>
        <w:t>FedEx Track</w:t>
      </w:r>
      <w:r w:rsidR="00317579">
        <w:t>er to the Customer Service(CS) Team.</w:t>
      </w:r>
    </w:p>
    <w:p w14:paraId="5CD7E729" w14:textId="77777777" w:rsidR="00BC1C9F" w:rsidRDefault="00C77DEB" w:rsidP="00C77DEB">
      <w:pPr>
        <w:pStyle w:val="ListParagraph"/>
        <w:numPr>
          <w:ilvl w:val="1"/>
          <w:numId w:val="1"/>
        </w:numPr>
        <w:ind w:left="1710"/>
      </w:pPr>
      <w:r>
        <w:t xml:space="preserve">The SEA Logistics Claims team shall be responsible for submitting the claim(s) to FedEx and Samsung Fire &amp; Marine Insurance (if applicable). </w:t>
      </w:r>
    </w:p>
    <w:p w14:paraId="61CBEAB5" w14:textId="77777777" w:rsidR="00C77DEB" w:rsidRDefault="00BC1C9F" w:rsidP="00C77DEB">
      <w:pPr>
        <w:pStyle w:val="ListParagraph"/>
        <w:numPr>
          <w:ilvl w:val="1"/>
          <w:numId w:val="1"/>
        </w:numPr>
        <w:ind w:left="1710"/>
      </w:pPr>
      <w:r>
        <w:t xml:space="preserve">The </w:t>
      </w:r>
      <w:commentRangeStart w:id="16"/>
      <w:r>
        <w:t>SEA Logistics eComm team</w:t>
      </w:r>
      <w:r w:rsidR="00C77DEB">
        <w:t xml:space="preserve"> </w:t>
      </w:r>
      <w:commentRangeEnd w:id="16"/>
      <w:r w:rsidR="00A955E0">
        <w:rPr>
          <w:rStyle w:val="CommentReference"/>
        </w:rPr>
        <w:commentReference w:id="16"/>
      </w:r>
      <w:r w:rsidR="00C77DEB">
        <w:t>shall also submit the PUMI to approve the adjustment for the stock.</w:t>
      </w:r>
    </w:p>
    <w:p w14:paraId="66F80149" w14:textId="77777777" w:rsidR="00BC1C9F" w:rsidRDefault="00BC1C9F" w:rsidP="00C77DEB">
      <w:pPr>
        <w:pStyle w:val="ListParagraph"/>
        <w:numPr>
          <w:ilvl w:val="1"/>
          <w:numId w:val="1"/>
        </w:numPr>
        <w:ind w:left="1710"/>
      </w:pPr>
      <w:r>
        <w:t>The eComm team shall send the daily report of packages that have not been delivered.</w:t>
      </w:r>
    </w:p>
    <w:p w14:paraId="53563E10" w14:textId="77777777" w:rsidR="00BC1C9F" w:rsidRDefault="00BC1C9F" w:rsidP="00C77DEB">
      <w:pPr>
        <w:pStyle w:val="ListParagraph"/>
        <w:numPr>
          <w:ilvl w:val="1"/>
          <w:numId w:val="1"/>
        </w:numPr>
        <w:ind w:left="1710"/>
      </w:pPr>
      <w:r>
        <w:t xml:space="preserve">The </w:t>
      </w:r>
      <w:r w:rsidR="00A955E0">
        <w:t xml:space="preserve">SEA Logistics Claims </w:t>
      </w:r>
      <w:r>
        <w:t>team shall clo</w:t>
      </w:r>
      <w:r w:rsidR="00A955E0">
        <w:t>se the claim once the process is</w:t>
      </w:r>
      <w:r>
        <w:t xml:space="preserve"> complete.</w:t>
      </w:r>
    </w:p>
    <w:p w14:paraId="2E97BEE9" w14:textId="77777777" w:rsidR="002E00A8" w:rsidRDefault="002E00A8" w:rsidP="002E00A8">
      <w:pPr>
        <w:pStyle w:val="ListParagraph"/>
        <w:numPr>
          <w:ilvl w:val="0"/>
          <w:numId w:val="1"/>
        </w:numPr>
      </w:pPr>
      <w:r>
        <w:t>Instructions</w:t>
      </w:r>
    </w:p>
    <w:p w14:paraId="311AE4E2" w14:textId="6521803F" w:rsidR="00F87C92" w:rsidRDefault="00306668" w:rsidP="00C77DEB">
      <w:pPr>
        <w:pStyle w:val="ListParagraph"/>
        <w:numPr>
          <w:ilvl w:val="1"/>
          <w:numId w:val="1"/>
        </w:numPr>
        <w:ind w:left="1710"/>
      </w:pPr>
      <w:r>
        <w:t xml:space="preserve">The eComm team sends a daily report of packages that have not been delivered. </w:t>
      </w:r>
      <w:r w:rsidR="00C77DEB">
        <w:t xml:space="preserve">The process starts when </w:t>
      </w:r>
      <w:r>
        <w:t xml:space="preserve">a package is not delivered </w:t>
      </w:r>
      <w:r w:rsidR="00041ED0">
        <w:t>within</w:t>
      </w:r>
      <w:r>
        <w:t xml:space="preserve"> 7</w:t>
      </w:r>
      <w:r w:rsidRPr="00306668">
        <w:rPr>
          <w:color w:val="FF0000"/>
        </w:rPr>
        <w:t xml:space="preserve"> </w:t>
      </w:r>
      <w:r>
        <w:t xml:space="preserve">days </w:t>
      </w:r>
      <w:r w:rsidR="00A506E0">
        <w:t>of ship date.</w:t>
      </w:r>
      <w:r>
        <w:t xml:space="preserve"> </w:t>
      </w:r>
    </w:p>
    <w:p w14:paraId="0E83B4FC" w14:textId="6FCB7875" w:rsidR="00C77DEB" w:rsidRDefault="00306668" w:rsidP="00F87C92">
      <w:pPr>
        <w:pStyle w:val="ListParagraph"/>
        <w:numPr>
          <w:ilvl w:val="2"/>
          <w:numId w:val="1"/>
        </w:numPr>
      </w:pPr>
      <w:r>
        <w:t>T</w:t>
      </w:r>
      <w:r w:rsidR="00C77DEB">
        <w:t>he SEA Logistics eComm (eComm)</w:t>
      </w:r>
      <w:r>
        <w:t xml:space="preserve"> team will submit the tracker to FedEx to confirm the status of the package</w:t>
      </w:r>
      <w:r w:rsidR="00C77DEB">
        <w:t xml:space="preserve">. </w:t>
      </w:r>
    </w:p>
    <w:p w14:paraId="6DC2CDD5" w14:textId="0ED9D896" w:rsidR="00C77DEB" w:rsidRDefault="00C77DEB" w:rsidP="00C77DEB">
      <w:pPr>
        <w:pStyle w:val="ListParagraph"/>
        <w:numPr>
          <w:ilvl w:val="1"/>
          <w:numId w:val="1"/>
        </w:numPr>
        <w:ind w:left="1710"/>
      </w:pPr>
      <w:r>
        <w:t xml:space="preserve">The eComm team shall </w:t>
      </w:r>
      <w:ins w:id="17" w:author="Randell Christopher/Inventory Control /SEA/Professional/Samsung Electronics " w:date="2020-11-05T15:53:00Z">
        <w:r w:rsidR="009C5647">
          <w:t>e</w:t>
        </w:r>
      </w:ins>
      <w:r>
        <w:t xml:space="preserve">mail the FedEx support team to notify them </w:t>
      </w:r>
      <w:del w:id="18" w:author="Randell Christopher/Inventory Control /SEA/Professional/Samsung Electronics " w:date="2020-11-05T15:53:00Z">
        <w:r w:rsidDel="009C5647">
          <w:delText xml:space="preserve">about </w:delText>
        </w:r>
      </w:del>
      <w:ins w:id="19" w:author="Randell Christopher/Inventory Control /SEA/Professional/Samsung Electronics " w:date="2020-11-05T15:53:00Z">
        <w:r w:rsidR="009C5647">
          <w:t xml:space="preserve">to investigate </w:t>
        </w:r>
      </w:ins>
      <w:r>
        <w:t>the lost package</w:t>
      </w:r>
      <w:ins w:id="20" w:author="Randell Christopher/Inventory Control /SEA/Professional/Samsung Electronics " w:date="2020-11-05T15:53:00Z">
        <w:r w:rsidR="009C5647">
          <w:t>.</w:t>
        </w:r>
      </w:ins>
      <w:del w:id="21" w:author="Randell Christopher/Inventory Control /SEA/Professional/Samsung Electronics " w:date="2020-11-05T15:53:00Z">
        <w:r w:rsidDel="009C5647">
          <w:delText xml:space="preserve"> for investigation to </w:delText>
        </w:r>
      </w:del>
      <w:ins w:id="22" w:author="Randell Christopher/Inventory Control /SEA/Professional/Samsung Electronics " w:date="2020-11-05T15:54:00Z">
        <w:r w:rsidR="009C5647">
          <w:t>Send email to:</w:t>
        </w:r>
      </w:ins>
    </w:p>
    <w:p w14:paraId="655F5D9C" w14:textId="143C68C6" w:rsidR="00C77DEB" w:rsidRPr="00C77DEB" w:rsidRDefault="00C77DEB" w:rsidP="00C77DEB">
      <w:pPr>
        <w:pStyle w:val="ListParagraph"/>
        <w:numPr>
          <w:ilvl w:val="2"/>
          <w:numId w:val="1"/>
        </w:numPr>
      </w:pPr>
      <w:r>
        <w:t>The FedEx Support Team</w:t>
      </w:r>
      <w:r w:rsidR="00E43B63">
        <w:t xml:space="preserve"> </w:t>
      </w:r>
      <w:r>
        <w:t>(</w:t>
      </w:r>
      <w:hyperlink r:id="rId15" w:history="1">
        <w:r w:rsidRPr="00092B2C">
          <w:rPr>
            <w:rStyle w:val="Hyperlink"/>
            <w:rFonts w:ascii="Calibri" w:hAnsi="Calibri" w:cs="Calibri"/>
          </w:rPr>
          <w:t>premierglobalsupport@fedex.com</w:t>
        </w:r>
      </w:hyperlink>
      <w:r>
        <w:rPr>
          <w:rFonts w:ascii="Calibri" w:hAnsi="Calibri" w:cs="Calibri"/>
        </w:rPr>
        <w:t xml:space="preserve">) </w:t>
      </w:r>
    </w:p>
    <w:p w14:paraId="169725FB" w14:textId="77777777" w:rsidR="00C77DEB" w:rsidRPr="00BE2D44" w:rsidRDefault="00C77DEB" w:rsidP="00C77DEB">
      <w:pPr>
        <w:pStyle w:val="ListParagraph"/>
        <w:numPr>
          <w:ilvl w:val="2"/>
          <w:numId w:val="1"/>
        </w:numPr>
      </w:pPr>
      <w:r>
        <w:rPr>
          <w:rFonts w:ascii="Calibri" w:hAnsi="Calibri" w:cs="Calibri"/>
        </w:rPr>
        <w:t>FedEx representative: Janiece Graham (</w:t>
      </w:r>
      <w:hyperlink r:id="rId16" w:history="1">
        <w:r>
          <w:rPr>
            <w:rStyle w:val="Hyperlink"/>
            <w:rFonts w:ascii="Calibri" w:hAnsi="Calibri" w:cs="Calibri"/>
          </w:rPr>
          <w:t>janiece.graham@fedex.com</w:t>
        </w:r>
      </w:hyperlink>
      <w:r>
        <w:rPr>
          <w:rFonts w:ascii="Calibri" w:hAnsi="Calibri" w:cs="Calibri"/>
        </w:rPr>
        <w:t xml:space="preserve">). </w:t>
      </w:r>
    </w:p>
    <w:p w14:paraId="3F98CEC6" w14:textId="27264466" w:rsidR="00B274F6" w:rsidRPr="00B274F6" w:rsidRDefault="00B95B02" w:rsidP="00C77DEB">
      <w:pPr>
        <w:pStyle w:val="ListParagraph"/>
        <w:numPr>
          <w:ilvl w:val="1"/>
          <w:numId w:val="1"/>
        </w:numPr>
        <w:ind w:left="1710"/>
      </w:pPr>
      <w:r>
        <w:rPr>
          <w:rFonts w:ascii="Calibri" w:hAnsi="Calibri" w:cs="Calibri"/>
        </w:rPr>
        <w:t>The eComm team will</w:t>
      </w:r>
      <w:r w:rsidR="006D4A3B">
        <w:rPr>
          <w:rFonts w:ascii="Calibri" w:hAnsi="Calibri" w:cs="Calibri"/>
        </w:rPr>
        <w:t xml:space="preserve"> send a weekly report to the CS team with the packages that have been confi</w:t>
      </w:r>
      <w:r w:rsidR="00B274F6">
        <w:rPr>
          <w:rFonts w:ascii="Calibri" w:hAnsi="Calibri" w:cs="Calibri"/>
        </w:rPr>
        <w:t>rmed to have been lost by FedEx</w:t>
      </w:r>
      <w:ins w:id="23" w:author="Randell Christopher/Inventory Control /SEA/Professional/Samsung Electronics " w:date="2020-11-05T15:54:00Z">
        <w:r w:rsidR="009C5647">
          <w:rPr>
            <w:rFonts w:ascii="Calibri" w:hAnsi="Calibri" w:cs="Calibri"/>
          </w:rPr>
          <w:t>.</w:t>
        </w:r>
      </w:ins>
      <w:del w:id="24" w:author="Randell Christopher/Inventory Control /SEA/Professional/Samsung Electronics " w:date="2020-11-05T15:54:00Z">
        <w:r w:rsidR="00B274F6" w:rsidDel="009C5647">
          <w:rPr>
            <w:rFonts w:ascii="Calibri" w:hAnsi="Calibri" w:cs="Calibri"/>
          </w:rPr>
          <w:delText xml:space="preserve"> to,</w:delText>
        </w:r>
      </w:del>
      <w:ins w:id="25" w:author="Randell Christopher/Inventory Control /SEA/Professional/Samsung Electronics " w:date="2020-11-05T15:54:00Z">
        <w:r w:rsidR="009C5647">
          <w:rPr>
            <w:rFonts w:ascii="Calibri" w:hAnsi="Calibri" w:cs="Calibri"/>
          </w:rPr>
          <w:t xml:space="preserve"> Send the email to:</w:t>
        </w:r>
      </w:ins>
    </w:p>
    <w:p w14:paraId="64414B6F" w14:textId="77777777" w:rsidR="00B274F6" w:rsidRPr="00B274F6" w:rsidRDefault="00B274F6" w:rsidP="00B274F6">
      <w:pPr>
        <w:pStyle w:val="ListParagraph"/>
        <w:numPr>
          <w:ilvl w:val="2"/>
          <w:numId w:val="1"/>
        </w:numPr>
      </w:pPr>
      <w:r>
        <w:rPr>
          <w:rFonts w:ascii="Calibri" w:hAnsi="Calibri" w:cs="Calibri"/>
        </w:rPr>
        <w:t>Victoria Holter</w:t>
      </w:r>
      <w:r w:rsidR="000E6D6A">
        <w:rPr>
          <w:rFonts w:ascii="Calibri" w:hAnsi="Calibri" w:cs="Calibri"/>
        </w:rPr>
        <w:t xml:space="preserve"> </w:t>
      </w:r>
      <w:r w:rsidR="000E6D6A">
        <w:t>(</w:t>
      </w:r>
      <w:hyperlink r:id="rId17" w:history="1">
        <w:r w:rsidR="000E6D6A">
          <w:rPr>
            <w:rStyle w:val="Hyperlink"/>
          </w:rPr>
          <w:t>v.holter@sea.samsung.com</w:t>
        </w:r>
      </w:hyperlink>
      <w:r w:rsidR="000E6D6A">
        <w:t>)</w:t>
      </w:r>
    </w:p>
    <w:p w14:paraId="37F7C26F" w14:textId="77777777" w:rsidR="00B274F6" w:rsidRPr="00B274F6" w:rsidRDefault="00B274F6" w:rsidP="00B274F6">
      <w:pPr>
        <w:pStyle w:val="ListParagraph"/>
        <w:numPr>
          <w:ilvl w:val="2"/>
          <w:numId w:val="1"/>
        </w:numPr>
      </w:pPr>
      <w:r>
        <w:rPr>
          <w:rFonts w:ascii="Calibri" w:hAnsi="Calibri" w:cs="Calibri"/>
        </w:rPr>
        <w:t>Arun Rangachary</w:t>
      </w:r>
      <w:r w:rsidR="000E6D6A">
        <w:rPr>
          <w:rFonts w:ascii="Calibri" w:hAnsi="Calibri" w:cs="Calibri"/>
        </w:rPr>
        <w:t xml:space="preserve"> </w:t>
      </w:r>
      <w:r w:rsidR="000E6D6A">
        <w:t>(</w:t>
      </w:r>
      <w:hyperlink r:id="rId18" w:history="1">
        <w:r w:rsidR="000E6D6A">
          <w:rPr>
            <w:rStyle w:val="Hyperlink"/>
          </w:rPr>
          <w:t>a.rangachary@samsung.com</w:t>
        </w:r>
      </w:hyperlink>
      <w:r w:rsidR="000E6D6A">
        <w:t>)</w:t>
      </w:r>
    </w:p>
    <w:p w14:paraId="36EADF63" w14:textId="7A49BA3C" w:rsidR="006D4A3B" w:rsidRDefault="00B274F6" w:rsidP="00B274F6">
      <w:pPr>
        <w:pStyle w:val="ListParagraph"/>
        <w:ind w:left="1710"/>
        <w:rPr>
          <w:rFonts w:ascii="Calibri" w:hAnsi="Calibri" w:cs="Calibri"/>
        </w:rPr>
      </w:pPr>
      <w:del w:id="26" w:author="Randell Christopher/Inventory Control /SEA/Professional/Samsung Electronics " w:date="2020-11-05T15:54:00Z">
        <w:r w:rsidDel="009C5647">
          <w:rPr>
            <w:rFonts w:ascii="Calibri" w:hAnsi="Calibri" w:cs="Calibri"/>
          </w:rPr>
          <w:delText>The mail should be CC’d to</w:delText>
        </w:r>
      </w:del>
      <w:ins w:id="27" w:author="Randell Christopher/Inventory Control /SEA/Professional/Samsung Electronics " w:date="2020-11-05T15:54:00Z">
        <w:r w:rsidR="009C5647">
          <w:rPr>
            <w:rFonts w:ascii="Calibri" w:hAnsi="Calibri" w:cs="Calibri"/>
          </w:rPr>
          <w:t>Copy the below recipients</w:t>
        </w:r>
      </w:ins>
      <w:r>
        <w:rPr>
          <w:rFonts w:ascii="Calibri" w:hAnsi="Calibri" w:cs="Calibri"/>
        </w:rPr>
        <w:t>:</w:t>
      </w:r>
    </w:p>
    <w:p w14:paraId="6B88A23E" w14:textId="77777777" w:rsidR="00B274F6" w:rsidRPr="00B274F6" w:rsidRDefault="00B274F6" w:rsidP="006409BC">
      <w:pPr>
        <w:pStyle w:val="ListParagraph"/>
        <w:numPr>
          <w:ilvl w:val="0"/>
          <w:numId w:val="5"/>
        </w:numPr>
        <w:ind w:left="2160" w:hanging="180"/>
      </w:pPr>
      <w:r>
        <w:rPr>
          <w:rFonts w:ascii="Calibri" w:hAnsi="Calibri" w:cs="Calibri"/>
        </w:rPr>
        <w:t>Edward Billmaier</w:t>
      </w:r>
      <w:r w:rsidR="000E6D6A">
        <w:rPr>
          <w:rFonts w:ascii="Calibri" w:hAnsi="Calibri" w:cs="Calibri"/>
        </w:rPr>
        <w:t xml:space="preserve"> </w:t>
      </w:r>
      <w:r w:rsidR="000E6D6A">
        <w:t>(</w:t>
      </w:r>
      <w:hyperlink r:id="rId19" w:history="1">
        <w:r w:rsidR="000E6D6A">
          <w:rPr>
            <w:rStyle w:val="Hyperlink"/>
          </w:rPr>
          <w:t>e.billmaier@sea.samsung.com</w:t>
        </w:r>
      </w:hyperlink>
      <w:r w:rsidR="000E6D6A">
        <w:t>)</w:t>
      </w:r>
    </w:p>
    <w:p w14:paraId="73C51716" w14:textId="77777777" w:rsidR="00B95B02" w:rsidRPr="006D4A3B" w:rsidRDefault="00B274F6" w:rsidP="006409BC">
      <w:pPr>
        <w:pStyle w:val="ListParagraph"/>
        <w:numPr>
          <w:ilvl w:val="0"/>
          <w:numId w:val="5"/>
        </w:numPr>
        <w:ind w:left="2160" w:hanging="180"/>
      </w:pPr>
      <w:r>
        <w:rPr>
          <w:rFonts w:ascii="Calibri" w:hAnsi="Calibri" w:cs="Calibri"/>
        </w:rPr>
        <w:t>Andrew Kim</w:t>
      </w:r>
      <w:r w:rsidR="000E6D6A">
        <w:rPr>
          <w:rFonts w:ascii="Calibri" w:hAnsi="Calibri" w:cs="Calibri"/>
        </w:rPr>
        <w:t xml:space="preserve"> </w:t>
      </w:r>
      <w:r w:rsidR="000E6D6A">
        <w:t>(</w:t>
      </w:r>
      <w:hyperlink r:id="rId20" w:history="1">
        <w:r w:rsidR="000E6D6A">
          <w:rPr>
            <w:rStyle w:val="Hyperlink"/>
          </w:rPr>
          <w:t>a8.kim@partner.sea.samsung.com</w:t>
        </w:r>
      </w:hyperlink>
      <w:r w:rsidR="000E6D6A">
        <w:t>)</w:t>
      </w:r>
    </w:p>
    <w:p w14:paraId="6B139CDA" w14:textId="77777777" w:rsidR="00B95B02" w:rsidRPr="00B95B02" w:rsidRDefault="00B95B02" w:rsidP="006D4A3B">
      <w:pPr>
        <w:pStyle w:val="ListParagraph"/>
        <w:numPr>
          <w:ilvl w:val="1"/>
          <w:numId w:val="1"/>
        </w:numPr>
        <w:ind w:left="1710"/>
      </w:pPr>
      <w:r>
        <w:rPr>
          <w:rFonts w:ascii="Calibri" w:hAnsi="Calibri" w:cs="Calibri"/>
        </w:rPr>
        <w:t xml:space="preserve">The eComm  Team will confirm with the CS team about the actual units that were lost in the shipment. The CS team may not refund promotional items but they need to be claimed even if they were </w:t>
      </w:r>
      <w:commentRangeStart w:id="28"/>
      <w:r>
        <w:rPr>
          <w:rFonts w:ascii="Calibri" w:hAnsi="Calibri" w:cs="Calibri"/>
        </w:rPr>
        <w:t>billed</w:t>
      </w:r>
      <w:commentRangeEnd w:id="28"/>
      <w:r w:rsidR="009C5647">
        <w:rPr>
          <w:rStyle w:val="CommentReference"/>
        </w:rPr>
        <w:commentReference w:id="28"/>
      </w:r>
      <w:r>
        <w:rPr>
          <w:rFonts w:ascii="Calibri" w:hAnsi="Calibri" w:cs="Calibri"/>
        </w:rPr>
        <w:t xml:space="preserve"> to the customer.</w:t>
      </w:r>
    </w:p>
    <w:p w14:paraId="6A754CC1" w14:textId="41A81E8C" w:rsidR="00C77DEB" w:rsidRPr="008E0AD0" w:rsidRDefault="006D4A3B" w:rsidP="006D4A3B">
      <w:pPr>
        <w:pStyle w:val="ListParagraph"/>
        <w:numPr>
          <w:ilvl w:val="1"/>
          <w:numId w:val="1"/>
        </w:numPr>
        <w:ind w:left="1710"/>
      </w:pPr>
      <w:r>
        <w:rPr>
          <w:rFonts w:ascii="Calibri" w:hAnsi="Calibri" w:cs="Calibri"/>
        </w:rPr>
        <w:lastRenderedPageBreak/>
        <w:t xml:space="preserve">If the customer calls and the package is on the tracker, the CS team will refund the customer and will notify the </w:t>
      </w:r>
      <w:r w:rsidR="00C77DEB" w:rsidRPr="006D4A3B">
        <w:rPr>
          <w:rFonts w:ascii="Calibri" w:hAnsi="Calibri" w:cs="Calibri"/>
        </w:rPr>
        <w:t xml:space="preserve">SEA </w:t>
      </w:r>
      <w:r>
        <w:rPr>
          <w:rFonts w:ascii="Calibri" w:hAnsi="Calibri" w:cs="Calibri"/>
        </w:rPr>
        <w:t xml:space="preserve">eComm team and SEA </w:t>
      </w:r>
      <w:r w:rsidR="00C77DEB" w:rsidRPr="006D4A3B">
        <w:rPr>
          <w:rFonts w:ascii="Calibri" w:hAnsi="Calibri" w:cs="Calibri"/>
        </w:rPr>
        <w:t>Claims team</w:t>
      </w:r>
      <w:ins w:id="29" w:author="Randell Christopher/Inventory Control /SEA/Professional/Samsung Electronics " w:date="2020-11-05T15:56:00Z">
        <w:r w:rsidR="009C5647">
          <w:rPr>
            <w:rFonts w:ascii="Calibri" w:hAnsi="Calibri" w:cs="Calibri"/>
          </w:rPr>
          <w:t xml:space="preserve"> at the below addresses:</w:t>
        </w:r>
      </w:ins>
    </w:p>
    <w:p w14:paraId="310E882B" w14:textId="77777777" w:rsidR="008E0AD0" w:rsidRPr="008F60F3" w:rsidRDefault="008E0AD0" w:rsidP="008E0AD0">
      <w:pPr>
        <w:pStyle w:val="ListParagraph"/>
        <w:numPr>
          <w:ilvl w:val="2"/>
          <w:numId w:val="1"/>
        </w:numPr>
      </w:pPr>
      <w:r>
        <w:rPr>
          <w:rFonts w:ascii="Calibri" w:hAnsi="Calibri" w:cs="Calibri"/>
        </w:rPr>
        <w:t>SEA eComm team: eComm</w:t>
      </w:r>
      <w:r w:rsidR="00317579">
        <w:rPr>
          <w:rFonts w:ascii="Calibri" w:hAnsi="Calibri" w:cs="Calibri"/>
        </w:rPr>
        <w:t xml:space="preserve"> Team</w:t>
      </w:r>
      <w:r w:rsidR="00317579" w:rsidRPr="00317579">
        <w:t xml:space="preserve"> </w:t>
      </w:r>
      <w:r w:rsidR="00317579">
        <w:t>(</w:t>
      </w:r>
      <w:hyperlink r:id="rId21" w:history="1">
        <w:r w:rsidR="00317579">
          <w:rPr>
            <w:rStyle w:val="Hyperlink"/>
          </w:rPr>
          <w:t>eCommTeam@sea.samsung.com</w:t>
        </w:r>
      </w:hyperlink>
      <w:r w:rsidR="00317579">
        <w:t>)</w:t>
      </w:r>
    </w:p>
    <w:p w14:paraId="158A9D5C" w14:textId="77777777" w:rsidR="006D4A3B" w:rsidRPr="006D4A3B" w:rsidRDefault="00317579" w:rsidP="00317579">
      <w:pPr>
        <w:pStyle w:val="ListParagraph"/>
        <w:numPr>
          <w:ilvl w:val="2"/>
          <w:numId w:val="1"/>
        </w:numPr>
      </w:pPr>
      <w:r>
        <w:rPr>
          <w:rFonts w:ascii="Calibri" w:hAnsi="Calibri" w:cs="Calibri"/>
        </w:rPr>
        <w:t xml:space="preserve">SEA Logistics Claims: </w:t>
      </w:r>
      <w:r w:rsidR="00C77DEB">
        <w:rPr>
          <w:rFonts w:ascii="Calibri" w:hAnsi="Calibri" w:cs="Calibri"/>
        </w:rPr>
        <w:t>Ritu Jain</w:t>
      </w:r>
      <w:r w:rsidR="00C77DEB" w:rsidRPr="00AA0DD3">
        <w:rPr>
          <w:rFonts w:ascii="Calibri" w:hAnsi="Calibri" w:cs="Calibri"/>
        </w:rPr>
        <w:t xml:space="preserve"> </w:t>
      </w:r>
      <w:r w:rsidR="00C77DEB">
        <w:t>(</w:t>
      </w:r>
      <w:hyperlink r:id="rId22" w:history="1">
        <w:r w:rsidR="00C77DEB">
          <w:rPr>
            <w:rStyle w:val="Hyperlink"/>
          </w:rPr>
          <w:t>ritu.jain@partner.sea.samsung.com</w:t>
        </w:r>
      </w:hyperlink>
      <w:r w:rsidR="00C77DEB">
        <w:t>)</w:t>
      </w:r>
    </w:p>
    <w:p w14:paraId="01C38DB2" w14:textId="14025BAB" w:rsidR="00C77DEB" w:rsidRPr="00530AF8" w:rsidRDefault="00C77DEB" w:rsidP="00C77DEB">
      <w:pPr>
        <w:pStyle w:val="ListParagraph"/>
        <w:numPr>
          <w:ilvl w:val="1"/>
          <w:numId w:val="1"/>
        </w:numPr>
        <w:ind w:left="1710"/>
      </w:pPr>
      <w:r w:rsidRPr="00530AF8">
        <w:rPr>
          <w:rFonts w:ascii="Calibri" w:hAnsi="Calibri" w:cs="Calibri"/>
          <w:color w:val="000000" w:themeColor="text1"/>
        </w:rPr>
        <w:t>The units lost should then be reverse GI’ed in GMP and transferred from eComm Inventory to S341/WC41</w:t>
      </w:r>
      <w:r w:rsidR="00317579">
        <w:rPr>
          <w:rFonts w:ascii="Calibri" w:hAnsi="Calibri" w:cs="Calibri"/>
          <w:color w:val="000000" w:themeColor="text1"/>
        </w:rPr>
        <w:t xml:space="preserve"> by the eComm team </w:t>
      </w:r>
      <w:del w:id="30" w:author="Randell Christopher/Inventory Control /SEA/Professional/Samsung Electronics " w:date="2020-11-05T15:56:00Z">
        <w:r w:rsidR="00317579" w:rsidDel="009C5647">
          <w:rPr>
            <w:rFonts w:ascii="Calibri" w:hAnsi="Calibri" w:cs="Calibri"/>
            <w:color w:val="000000" w:themeColor="text1"/>
          </w:rPr>
          <w:delText>by</w:delText>
        </w:r>
      </w:del>
      <w:ins w:id="31" w:author="Randell Christopher/Inventory Control /SEA/Professional/Samsung Electronics " w:date="2020-11-05T15:56:00Z">
        <w:r w:rsidR="009C5647">
          <w:rPr>
            <w:rFonts w:ascii="Calibri" w:hAnsi="Calibri" w:cs="Calibri"/>
            <w:color w:val="000000" w:themeColor="text1"/>
          </w:rPr>
          <w:t xml:space="preserve"> per the</w:t>
        </w:r>
      </w:ins>
      <w:r w:rsidR="00317579">
        <w:rPr>
          <w:rFonts w:ascii="Calibri" w:hAnsi="Calibri" w:cs="Calibri"/>
          <w:color w:val="000000" w:themeColor="text1"/>
        </w:rPr>
        <w:t xml:space="preserve"> following</w:t>
      </w:r>
      <w:ins w:id="32" w:author="Randell Christopher/Inventory Control /SEA/Professional/Samsung Electronics " w:date="2020-11-05T15:56:00Z">
        <w:r w:rsidR="009C5647">
          <w:rPr>
            <w:rFonts w:ascii="Calibri" w:hAnsi="Calibri" w:cs="Calibri"/>
            <w:color w:val="000000" w:themeColor="text1"/>
          </w:rPr>
          <w:t xml:space="preserve"> steps:</w:t>
        </w:r>
      </w:ins>
      <w:del w:id="33" w:author="Randell Christopher/Inventory Control /SEA/Professional/Samsung Electronics " w:date="2020-11-05T15:56:00Z">
        <w:r w:rsidR="00317579" w:rsidDel="009C5647">
          <w:rPr>
            <w:rFonts w:ascii="Calibri" w:hAnsi="Calibri" w:cs="Calibri"/>
            <w:color w:val="000000" w:themeColor="text1"/>
          </w:rPr>
          <w:delText>,</w:delText>
        </w:r>
      </w:del>
    </w:p>
    <w:p w14:paraId="461F8CC7" w14:textId="77777777" w:rsidR="00C77DEB" w:rsidRPr="00530AF8" w:rsidRDefault="00C77DEB" w:rsidP="00C77DEB">
      <w:pPr>
        <w:pStyle w:val="ListParagraph"/>
        <w:numPr>
          <w:ilvl w:val="2"/>
          <w:numId w:val="1"/>
        </w:numPr>
      </w:pPr>
      <w:r>
        <w:rPr>
          <w:rFonts w:ascii="Calibri" w:hAnsi="Calibri" w:cs="Calibri"/>
          <w:color w:val="000000" w:themeColor="text1"/>
        </w:rPr>
        <w:t xml:space="preserve">Reverse GI will be posted via GMP transaction VL09 against the delivery </w:t>
      </w:r>
      <w:commentRangeStart w:id="34"/>
      <w:r>
        <w:rPr>
          <w:rFonts w:ascii="Calibri" w:hAnsi="Calibri" w:cs="Calibri"/>
          <w:color w:val="000000" w:themeColor="text1"/>
        </w:rPr>
        <w:t>number</w:t>
      </w:r>
      <w:commentRangeEnd w:id="34"/>
      <w:r w:rsidR="009C5647">
        <w:rPr>
          <w:rStyle w:val="CommentReference"/>
        </w:rPr>
        <w:commentReference w:id="34"/>
      </w:r>
      <w:r>
        <w:rPr>
          <w:rFonts w:ascii="Calibri" w:hAnsi="Calibri" w:cs="Calibri"/>
          <w:color w:val="000000" w:themeColor="text1"/>
        </w:rPr>
        <w:t>.</w:t>
      </w:r>
    </w:p>
    <w:p w14:paraId="43688117" w14:textId="77777777" w:rsidR="00C77DEB" w:rsidRPr="00530AF8" w:rsidRDefault="00C77DEB" w:rsidP="00C77DEB">
      <w:pPr>
        <w:pStyle w:val="ListParagraph"/>
        <w:numPr>
          <w:ilvl w:val="2"/>
          <w:numId w:val="1"/>
        </w:numPr>
      </w:pPr>
      <w:r>
        <w:rPr>
          <w:rFonts w:ascii="Calibri" w:hAnsi="Calibri" w:cs="Calibri"/>
          <w:color w:val="000000" w:themeColor="text1"/>
        </w:rPr>
        <w:t xml:space="preserve">Product will be transferred to S341/WC41 via GMP transaction MB1B with a 311 </w:t>
      </w:r>
      <w:commentRangeStart w:id="35"/>
      <w:r>
        <w:rPr>
          <w:rFonts w:ascii="Calibri" w:hAnsi="Calibri" w:cs="Calibri"/>
          <w:color w:val="000000" w:themeColor="text1"/>
        </w:rPr>
        <w:t>movement</w:t>
      </w:r>
      <w:commentRangeEnd w:id="35"/>
      <w:r w:rsidR="009C5647">
        <w:rPr>
          <w:rStyle w:val="CommentReference"/>
        </w:rPr>
        <w:commentReference w:id="35"/>
      </w:r>
      <w:r>
        <w:rPr>
          <w:rFonts w:ascii="Calibri" w:hAnsi="Calibri" w:cs="Calibri"/>
          <w:color w:val="000000" w:themeColor="text1"/>
        </w:rPr>
        <w:t>.</w:t>
      </w:r>
    </w:p>
    <w:p w14:paraId="1B2D3530" w14:textId="77777777" w:rsidR="00C77DEB" w:rsidRPr="00530AF8" w:rsidRDefault="00C77DEB" w:rsidP="00C77DEB">
      <w:pPr>
        <w:pStyle w:val="ListParagraph"/>
        <w:numPr>
          <w:ilvl w:val="2"/>
          <w:numId w:val="1"/>
        </w:numPr>
      </w:pPr>
      <w:r>
        <w:rPr>
          <w:rFonts w:ascii="Calibri" w:hAnsi="Calibri" w:cs="Calibri"/>
          <w:color w:val="000000" w:themeColor="text1"/>
        </w:rPr>
        <w:t xml:space="preserve">Product will be added to WMP into S341/WC41 via MB1C with a 501 </w:t>
      </w:r>
      <w:commentRangeStart w:id="36"/>
      <w:r>
        <w:rPr>
          <w:rFonts w:ascii="Calibri" w:hAnsi="Calibri" w:cs="Calibri"/>
          <w:color w:val="000000" w:themeColor="text1"/>
        </w:rPr>
        <w:t>movement</w:t>
      </w:r>
      <w:commentRangeEnd w:id="36"/>
      <w:r w:rsidR="009C5647">
        <w:rPr>
          <w:rStyle w:val="CommentReference"/>
        </w:rPr>
        <w:commentReference w:id="36"/>
      </w:r>
      <w:r>
        <w:rPr>
          <w:rFonts w:ascii="Calibri" w:hAnsi="Calibri" w:cs="Calibri"/>
          <w:color w:val="000000" w:themeColor="text1"/>
        </w:rPr>
        <w:t>.</w:t>
      </w:r>
    </w:p>
    <w:p w14:paraId="305E2025" w14:textId="77777777" w:rsidR="00442C87" w:rsidRPr="00A15E45" w:rsidRDefault="00C77DEB" w:rsidP="00A15E45">
      <w:pPr>
        <w:pStyle w:val="ListParagraph"/>
        <w:numPr>
          <w:ilvl w:val="2"/>
          <w:numId w:val="1"/>
        </w:numPr>
      </w:pPr>
      <w:r>
        <w:rPr>
          <w:rFonts w:ascii="Calibri" w:hAnsi="Calibri" w:cs="Calibri"/>
          <w:color w:val="000000" w:themeColor="text1"/>
        </w:rPr>
        <w:t xml:space="preserve">Product is </w:t>
      </w:r>
      <w:r w:rsidR="00442C87">
        <w:rPr>
          <w:rFonts w:ascii="Calibri" w:hAnsi="Calibri" w:cs="Calibri"/>
          <w:color w:val="000000" w:themeColor="text1"/>
        </w:rPr>
        <w:t xml:space="preserve">then blocked </w:t>
      </w:r>
      <w:r w:rsidR="00A15E45">
        <w:rPr>
          <w:rFonts w:ascii="Calibri" w:hAnsi="Calibri" w:cs="Calibri"/>
          <w:color w:val="000000" w:themeColor="text1"/>
        </w:rPr>
        <w:t xml:space="preserve">in WC41 via WMP transaction MB1B using 344 </w:t>
      </w:r>
      <w:commentRangeStart w:id="37"/>
      <w:r w:rsidR="00A15E45">
        <w:rPr>
          <w:rFonts w:ascii="Calibri" w:hAnsi="Calibri" w:cs="Calibri"/>
          <w:color w:val="000000" w:themeColor="text1"/>
        </w:rPr>
        <w:t>movement</w:t>
      </w:r>
      <w:commentRangeEnd w:id="37"/>
      <w:r w:rsidR="009C5647">
        <w:rPr>
          <w:rStyle w:val="CommentReference"/>
        </w:rPr>
        <w:commentReference w:id="37"/>
      </w:r>
      <w:r w:rsidR="00A15E45">
        <w:rPr>
          <w:rFonts w:ascii="Calibri" w:hAnsi="Calibri" w:cs="Calibri"/>
          <w:color w:val="000000" w:themeColor="text1"/>
        </w:rPr>
        <w:t>.</w:t>
      </w:r>
    </w:p>
    <w:p w14:paraId="2603FDA4" w14:textId="77777777" w:rsidR="00317579" w:rsidRDefault="00317579" w:rsidP="00C77DEB">
      <w:pPr>
        <w:pStyle w:val="ListParagraph"/>
        <w:numPr>
          <w:ilvl w:val="1"/>
          <w:numId w:val="1"/>
        </w:numPr>
        <w:ind w:left="1710"/>
      </w:pPr>
      <w:r>
        <w:t xml:space="preserve">The SEA eComm team will notify the SEA Claims team after the unit(s) are </w:t>
      </w:r>
      <w:commentRangeStart w:id="38"/>
      <w:commentRangeStart w:id="39"/>
      <w:r>
        <w:t>blocked</w:t>
      </w:r>
      <w:commentRangeEnd w:id="38"/>
      <w:r w:rsidR="009C5647">
        <w:rPr>
          <w:rStyle w:val="CommentReference"/>
        </w:rPr>
        <w:commentReference w:id="38"/>
      </w:r>
      <w:r>
        <w:t>.</w:t>
      </w:r>
      <w:commentRangeEnd w:id="39"/>
      <w:r w:rsidR="009C5BCD">
        <w:rPr>
          <w:rStyle w:val="CommentReference"/>
        </w:rPr>
        <w:commentReference w:id="39"/>
      </w:r>
    </w:p>
    <w:p w14:paraId="02263A06" w14:textId="4DDE7D19" w:rsidR="004334AE" w:rsidRDefault="00317579" w:rsidP="004334AE">
      <w:pPr>
        <w:pStyle w:val="ListParagraph"/>
        <w:numPr>
          <w:ilvl w:val="1"/>
          <w:numId w:val="1"/>
        </w:numPr>
        <w:ind w:left="1710"/>
      </w:pPr>
      <w:r>
        <w:t xml:space="preserve">The SEA Claims team will </w:t>
      </w:r>
      <w:r w:rsidR="004334AE">
        <w:t>submit a claim to FedEx and</w:t>
      </w:r>
      <w:r w:rsidR="00C77DEB">
        <w:t xml:space="preserve"> SFM (if in excess of the $100 deductable)</w:t>
      </w:r>
      <w:r w:rsidR="004334AE">
        <w:t xml:space="preserve"> </w:t>
      </w:r>
      <w:commentRangeStart w:id="40"/>
      <w:r w:rsidR="004334AE">
        <w:t>to</w:t>
      </w:r>
      <w:commentRangeEnd w:id="40"/>
      <w:r w:rsidR="00504F4D">
        <w:rPr>
          <w:rStyle w:val="CommentReference"/>
        </w:rPr>
        <w:commentReference w:id="40"/>
      </w:r>
      <w:ins w:id="41" w:author="Randell Christopher/Inventory Control /SEA/Professional/Samsung Electronics " w:date="2020-11-05T16:01:00Z">
        <w:r w:rsidR="00504F4D">
          <w:t xml:space="preserve"> </w:t>
        </w:r>
      </w:ins>
      <w:del w:id="42" w:author="Randell Christopher/Inventory Control /SEA/Professional/Samsung Electronics " w:date="2020-11-05T16:01:00Z">
        <w:r w:rsidR="004334AE" w:rsidDel="00504F4D">
          <w:delText>,</w:delText>
        </w:r>
      </w:del>
      <w:ins w:id="43" w:author="Randell Christopher/Inventory Control /SEA/Professional/Samsung Electronics " w:date="2020-11-05T16:51:00Z">
        <w:r w:rsidR="009931CE">
          <w:t>the below email addresses:</w:t>
        </w:r>
      </w:ins>
    </w:p>
    <w:p w14:paraId="0F8CA990" w14:textId="77777777" w:rsidR="004334AE" w:rsidRDefault="004334AE" w:rsidP="004334AE">
      <w:pPr>
        <w:pStyle w:val="ListParagraph"/>
        <w:numPr>
          <w:ilvl w:val="2"/>
          <w:numId w:val="1"/>
        </w:numPr>
      </w:pPr>
      <w:r>
        <w:t>SFM team</w:t>
      </w:r>
      <w:r w:rsidR="00442C87">
        <w:t xml:space="preserve"> member: </w:t>
      </w:r>
      <w:r w:rsidR="00442C87" w:rsidRPr="00056B9C">
        <w:rPr>
          <w:color w:val="000000" w:themeColor="text1"/>
        </w:rPr>
        <w:t>(Steve.Swenson@WillisTowersWatson.com)</w:t>
      </w:r>
    </w:p>
    <w:p w14:paraId="2251A154" w14:textId="77777777" w:rsidR="004334AE" w:rsidRDefault="00442C87" w:rsidP="004334AE">
      <w:pPr>
        <w:pStyle w:val="ListParagraph"/>
        <w:numPr>
          <w:ilvl w:val="2"/>
          <w:numId w:val="1"/>
        </w:numPr>
      </w:pPr>
      <w:r>
        <w:t>FedEx: Submit a claim at FedEx Website (www.fedex.com)</w:t>
      </w:r>
    </w:p>
    <w:p w14:paraId="30A6DDD9" w14:textId="77777777" w:rsidR="00C77DEB" w:rsidRDefault="00C77DEB" w:rsidP="00C77DEB">
      <w:pPr>
        <w:pStyle w:val="ListParagraph"/>
        <w:numPr>
          <w:ilvl w:val="1"/>
          <w:numId w:val="1"/>
        </w:numPr>
        <w:ind w:left="1710"/>
      </w:pPr>
      <w:r>
        <w:t xml:space="preserve">Once the claim payments are received and updated in </w:t>
      </w:r>
      <w:commentRangeStart w:id="44"/>
      <w:r>
        <w:t>GMP</w:t>
      </w:r>
      <w:commentRangeEnd w:id="44"/>
      <w:r w:rsidR="00C37B3C">
        <w:rPr>
          <w:rStyle w:val="CommentReference"/>
        </w:rPr>
        <w:commentReference w:id="44"/>
      </w:r>
      <w:r>
        <w:t xml:space="preserve">, a PUMI </w:t>
      </w:r>
      <w:commentRangeStart w:id="45"/>
      <w:r>
        <w:t xml:space="preserve">will be submitted </w:t>
      </w:r>
      <w:commentRangeEnd w:id="45"/>
      <w:r w:rsidR="00D61ADB">
        <w:rPr>
          <w:rStyle w:val="CommentReference"/>
        </w:rPr>
        <w:commentReference w:id="45"/>
      </w:r>
      <w:r>
        <w:t xml:space="preserve">for approval </w:t>
      </w:r>
      <w:r w:rsidR="004334AE">
        <w:t xml:space="preserve">by the SEA Claims team </w:t>
      </w:r>
      <w:r>
        <w:t>to adjust the stock out</w:t>
      </w:r>
      <w:r w:rsidR="004334AE">
        <w:t>.</w:t>
      </w:r>
    </w:p>
    <w:p w14:paraId="0C998881" w14:textId="77777777" w:rsidR="00C77DEB" w:rsidRDefault="00C77DEB" w:rsidP="00C77DEB">
      <w:pPr>
        <w:pStyle w:val="ListParagraph"/>
        <w:numPr>
          <w:ilvl w:val="1"/>
          <w:numId w:val="1"/>
        </w:numPr>
        <w:ind w:left="1710"/>
      </w:pPr>
      <w:r>
        <w:t>Once the PUMI is approved, the stock will be adjusted in WMP &amp; GMP according to PUMI guidance</w:t>
      </w:r>
      <w:r w:rsidR="004334AE">
        <w:t xml:space="preserve"> by the SEA eComm </w:t>
      </w:r>
      <w:commentRangeStart w:id="46"/>
      <w:r w:rsidR="004334AE">
        <w:t>team</w:t>
      </w:r>
      <w:commentRangeEnd w:id="46"/>
      <w:r w:rsidR="0089574B">
        <w:rPr>
          <w:rStyle w:val="CommentReference"/>
        </w:rPr>
        <w:commentReference w:id="46"/>
      </w:r>
      <w:r>
        <w:t>.</w:t>
      </w:r>
    </w:p>
    <w:p w14:paraId="791678F4" w14:textId="77777777" w:rsidR="004334AE" w:rsidRDefault="004334AE" w:rsidP="004334AE">
      <w:pPr>
        <w:pStyle w:val="ListParagraph"/>
        <w:numPr>
          <w:ilvl w:val="1"/>
          <w:numId w:val="1"/>
        </w:numPr>
        <w:ind w:left="1710"/>
      </w:pPr>
      <w:r>
        <w:t xml:space="preserve">The process ends when the claim is closed by the </w:t>
      </w:r>
      <w:commentRangeStart w:id="47"/>
      <w:r>
        <w:t>eComm team</w:t>
      </w:r>
      <w:commentRangeEnd w:id="47"/>
      <w:r w:rsidR="00E17F35">
        <w:rPr>
          <w:rStyle w:val="CommentReference"/>
        </w:rPr>
        <w:commentReference w:id="47"/>
      </w:r>
    </w:p>
    <w:p w14:paraId="6E2B1C67" w14:textId="7B07A9A1" w:rsidR="004335A4" w:rsidRDefault="001F5115" w:rsidP="001F5115">
      <w:pPr>
        <w:pStyle w:val="ListParagraph"/>
        <w:numPr>
          <w:ilvl w:val="0"/>
          <w:numId w:val="1"/>
        </w:numPr>
      </w:pPr>
      <w:r>
        <w:t>Additional Documents</w:t>
      </w:r>
    </w:p>
    <w:p w14:paraId="24A5785F" w14:textId="77777777" w:rsidR="001F5115" w:rsidRDefault="001F5115" w:rsidP="001F5115">
      <w:pPr>
        <w:spacing w:line="240" w:lineRule="auto"/>
        <w:ind w:left="720"/>
      </w:pPr>
      <w:r>
        <w:object w:dxaOrig="1538" w:dyaOrig="992" w14:anchorId="79D00C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49.5pt" o:ole="">
            <v:imagedata r:id="rId23" o:title=""/>
          </v:shape>
          <o:OLEObject Type="Embed" ProgID="Visio.Drawing.15" ShapeID="_x0000_i1025" DrawAspect="Icon" ObjectID="_1666673269" r:id="rId24"/>
        </w:object>
      </w:r>
    </w:p>
    <w:p w14:paraId="3D8ACCE9" w14:textId="10E3D0E7" w:rsidR="001F5115" w:rsidRDefault="001F5115" w:rsidP="001F5115">
      <w:pPr>
        <w:spacing w:line="240" w:lineRule="auto"/>
        <w:ind w:left="720"/>
      </w:pPr>
      <w:r>
        <w:t>Process Flow</w:t>
      </w:r>
    </w:p>
    <w:p w14:paraId="06ED8DB0" w14:textId="4F4F03FF" w:rsidR="002E00A8" w:rsidRDefault="002E00A8" w:rsidP="002E00A8">
      <w:pPr>
        <w:pStyle w:val="ListParagraph"/>
        <w:rPr>
          <w:color w:val="FF0000"/>
        </w:rPr>
      </w:pPr>
    </w:p>
    <w:p w14:paraId="62614C90" w14:textId="77777777" w:rsidR="004335A4" w:rsidRPr="003E47BE" w:rsidRDefault="004335A4" w:rsidP="002E00A8">
      <w:pPr>
        <w:pStyle w:val="ListParagraph"/>
        <w:rPr>
          <w:color w:val="FF0000"/>
        </w:rPr>
      </w:pPr>
    </w:p>
    <w:sectPr w:rsidR="004335A4" w:rsidRPr="003E47BE" w:rsidSect="00696DB0">
      <w:footerReference w:type="default" r:id="rId25"/>
      <w:pgSz w:w="12240" w:h="15840"/>
      <w:pgMar w:top="720" w:right="720" w:bottom="720" w:left="720" w:header="720" w:footer="28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6" w:author="Kalishar Mitchell/Mobile Logistics_04 /SEA/Professional/Samsung Electronics" w:date="2020-11-05T13:17:00Z" w:initials="KM">
    <w:p w14:paraId="76A51EE7" w14:textId="37E4216C" w:rsidR="00A955E0" w:rsidRDefault="00A955E0">
      <w:pPr>
        <w:pStyle w:val="CommentText"/>
      </w:pPr>
      <w:r>
        <w:rPr>
          <w:rStyle w:val="CommentReference"/>
        </w:rPr>
        <w:annotationRef/>
      </w:r>
      <w:r>
        <w:t>Is this SEA Logistics eComm or SEA Logistics Claim?</w:t>
      </w:r>
      <w:r w:rsidR="009C5647">
        <w:t xml:space="preserve">  ent.ent  Rc: It seems reasonable that SEA Logistics eComm team submit the PUMI for the stock adjustment.</w:t>
      </w:r>
    </w:p>
  </w:comment>
  <w:comment w:id="28" w:author="Randell Christopher/Inventory Control /SEA/Professional/Samsung Electronics " w:date="2020-11-05T15:55:00Z" w:initials="RCC/">
    <w:p w14:paraId="2E686891" w14:textId="7CE25F77" w:rsidR="009C5647" w:rsidRDefault="009C5647">
      <w:pPr>
        <w:pStyle w:val="CommentText"/>
      </w:pPr>
      <w:r>
        <w:rPr>
          <w:rStyle w:val="CommentReference"/>
        </w:rPr>
        <w:annotationRef/>
      </w:r>
      <w:r>
        <w:t>Billed or not billed?</w:t>
      </w:r>
    </w:p>
  </w:comment>
  <w:comment w:id="34" w:author="Randell Christopher/Inventory Control /SEA/Professional/Samsung Electronics " w:date="2020-11-05T15:57:00Z" w:initials="RCC/">
    <w:p w14:paraId="4086F74D" w14:textId="78238800" w:rsidR="009C5647" w:rsidRDefault="009C5647">
      <w:pPr>
        <w:pStyle w:val="CommentText"/>
      </w:pPr>
      <w:r>
        <w:rPr>
          <w:rStyle w:val="CommentReference"/>
        </w:rPr>
        <w:annotationRef/>
      </w:r>
      <w:r>
        <w:t>Please either reference the appropriate SOP or explain the process here.</w:t>
      </w:r>
    </w:p>
  </w:comment>
  <w:comment w:id="35" w:author="Randell Christopher/Inventory Control /SEA/Professional/Samsung Electronics " w:date="2020-11-05T15:57:00Z" w:initials="RCC/">
    <w:p w14:paraId="538BE0B0" w14:textId="24BF5A8B" w:rsidR="009C5647" w:rsidRDefault="009C5647">
      <w:pPr>
        <w:pStyle w:val="CommentText"/>
      </w:pPr>
      <w:r>
        <w:rPr>
          <w:rStyle w:val="CommentReference"/>
        </w:rPr>
        <w:annotationRef/>
      </w:r>
      <w:r>
        <w:t>Please either reference the appropriate SOP or explain the process here.</w:t>
      </w:r>
    </w:p>
  </w:comment>
  <w:comment w:id="36" w:author="Randell Christopher/Inventory Control /SEA/Professional/Samsung Electronics " w:date="2020-11-05T15:57:00Z" w:initials="RCC/">
    <w:p w14:paraId="53DE3A04" w14:textId="5986FDB5" w:rsidR="009C5647" w:rsidRDefault="009C5647">
      <w:pPr>
        <w:pStyle w:val="CommentText"/>
      </w:pPr>
      <w:r>
        <w:rPr>
          <w:rStyle w:val="CommentReference"/>
        </w:rPr>
        <w:annotationRef/>
      </w:r>
      <w:r>
        <w:t>Please either reference the appropriate SOP or explain the process here.</w:t>
      </w:r>
    </w:p>
  </w:comment>
  <w:comment w:id="37" w:author="Randell Christopher/Inventory Control /SEA/Professional/Samsung Electronics " w:date="2020-11-05T15:57:00Z" w:initials="RCC/">
    <w:p w14:paraId="2686C47D" w14:textId="28969E77" w:rsidR="009C5647" w:rsidRDefault="009C5647">
      <w:pPr>
        <w:pStyle w:val="CommentText"/>
      </w:pPr>
      <w:r>
        <w:rPr>
          <w:rStyle w:val="CommentReference"/>
        </w:rPr>
        <w:annotationRef/>
      </w:r>
      <w:r>
        <w:t>Please either reference the appropriate SOP or explain the process here.</w:t>
      </w:r>
    </w:p>
  </w:comment>
  <w:comment w:id="38" w:author="Randell Christopher/Inventory Control /SEA/Professional/Samsung Electronics " w:date="2020-11-05T15:58:00Z" w:initials="RCC/">
    <w:p w14:paraId="587AA5E9" w14:textId="009793F6" w:rsidR="009C5647" w:rsidRDefault="009C5647">
      <w:pPr>
        <w:pStyle w:val="CommentText"/>
      </w:pPr>
      <w:r>
        <w:rPr>
          <w:rStyle w:val="CommentReference"/>
        </w:rPr>
        <w:annotationRef/>
      </w:r>
      <w:r>
        <w:t>Please either reference the appropriate SOP or explain the process here.  Also, where are they located?  Claims will need that information.</w:t>
      </w:r>
    </w:p>
  </w:comment>
  <w:comment w:id="39" w:author="Kalishar Mitchell/Mobile Logistics_04 /SEA/Professional/Samsung Electronics" w:date="2020-11-05T13:22:00Z" w:initials="KM">
    <w:p w14:paraId="7F2ABBC4" w14:textId="3492EA7D" w:rsidR="009C5BCD" w:rsidRDefault="009C5BCD">
      <w:pPr>
        <w:pStyle w:val="CommentText"/>
      </w:pPr>
      <w:r>
        <w:rPr>
          <w:rStyle w:val="CommentReference"/>
        </w:rPr>
        <w:annotationRef/>
      </w:r>
      <w:r>
        <w:t>Add block code used. “Claims Equipment</w:t>
      </w:r>
    </w:p>
  </w:comment>
  <w:comment w:id="40" w:author="Randell Christopher/Inventory Control /SEA/Professional/Samsung Electronics " w:date="2020-11-05T15:59:00Z" w:initials="RCC/">
    <w:p w14:paraId="00D77B46" w14:textId="60374B0E" w:rsidR="00504F4D" w:rsidRDefault="00504F4D">
      <w:pPr>
        <w:pStyle w:val="CommentText"/>
      </w:pPr>
      <w:r>
        <w:rPr>
          <w:rStyle w:val="CommentReference"/>
        </w:rPr>
        <w:annotationRef/>
      </w:r>
      <w:r>
        <w:t>Please either reference the appropriate SOP or explain the process here.</w:t>
      </w:r>
    </w:p>
  </w:comment>
  <w:comment w:id="44" w:author="Randell Christopher/Inventory Control /SEA/Professional/Samsung Electronics " w:date="2020-11-05T16:52:00Z" w:initials="RCC/">
    <w:p w14:paraId="065A4E45" w14:textId="4DAB137E" w:rsidR="00C37B3C" w:rsidRDefault="00C37B3C">
      <w:pPr>
        <w:pStyle w:val="CommentText"/>
      </w:pPr>
      <w:r>
        <w:rPr>
          <w:rStyle w:val="CommentReference"/>
        </w:rPr>
        <w:annotationRef/>
      </w:r>
      <w:r>
        <w:t>Please either spell out the process or reference the appropriate SOP.  (Presumably Ritu will be able to help here).</w:t>
      </w:r>
    </w:p>
  </w:comment>
  <w:comment w:id="45" w:author="Randell Christopher/Inventory Control /SEA/Professional/Samsung Electronics " w:date="2020-11-05T16:32:00Z" w:initials="RCC/">
    <w:p w14:paraId="3C50B339" w14:textId="652F8F46" w:rsidR="00D61ADB" w:rsidRDefault="00D61ADB">
      <w:pPr>
        <w:pStyle w:val="CommentText"/>
      </w:pPr>
      <w:r>
        <w:rPr>
          <w:rStyle w:val="CommentReference"/>
        </w:rPr>
        <w:annotationRef/>
      </w:r>
      <w:r>
        <w:t>Who submits the PUMI?</w:t>
      </w:r>
    </w:p>
  </w:comment>
  <w:comment w:id="46" w:author="Randell Christopher/Inventory Control /SEA/Professional/Samsung Electronics " w:date="2020-11-05T17:04:00Z" w:initials="RCC/">
    <w:p w14:paraId="154A20A3" w14:textId="0DF9BA0B" w:rsidR="0089574B" w:rsidRDefault="0089574B">
      <w:pPr>
        <w:pStyle w:val="CommentText"/>
      </w:pPr>
      <w:r>
        <w:rPr>
          <w:rStyle w:val="CommentReference"/>
        </w:rPr>
        <w:annotationRef/>
      </w:r>
      <w:r>
        <w:t>Who processes the material?  Need the process delineated or reference to an SOP.</w:t>
      </w:r>
    </w:p>
  </w:comment>
  <w:comment w:id="47" w:author="Kalishar Mitchell/Mobile Logistics_04 /SEA/Professional/Samsung Electronics" w:date="2020-11-05T13:23:00Z" w:initials="KM">
    <w:p w14:paraId="5885BF53" w14:textId="2B291289" w:rsidR="00E17F35" w:rsidRDefault="00E17F35">
      <w:pPr>
        <w:pStyle w:val="CommentText"/>
      </w:pPr>
      <w:r>
        <w:rPr>
          <w:rStyle w:val="CommentReference"/>
        </w:rPr>
        <w:annotationRef/>
      </w:r>
      <w:r>
        <w:t>SEA Logistics Claim Team</w:t>
      </w:r>
      <w:r w:rsidR="00D61ADB">
        <w:t>.  Rc: agreed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6A51EE7" w15:done="0"/>
  <w15:commentEx w15:paraId="2E686891" w15:done="0"/>
  <w15:commentEx w15:paraId="4086F74D" w15:done="0"/>
  <w15:commentEx w15:paraId="538BE0B0" w15:done="0"/>
  <w15:commentEx w15:paraId="53DE3A04" w15:done="0"/>
  <w15:commentEx w15:paraId="2686C47D" w15:done="0"/>
  <w15:commentEx w15:paraId="587AA5E9" w15:done="0"/>
  <w15:commentEx w15:paraId="7F2ABBC4" w15:done="0"/>
  <w15:commentEx w15:paraId="00D77B46" w15:done="0"/>
  <w15:commentEx w15:paraId="065A4E45" w15:done="0"/>
  <w15:commentEx w15:paraId="3C50B339" w15:done="0"/>
  <w15:commentEx w15:paraId="154A20A3" w15:done="0"/>
  <w15:commentEx w15:paraId="5885BF53"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5EBE53" w14:textId="77777777" w:rsidR="0046675C" w:rsidRDefault="0046675C" w:rsidP="00696DB0">
      <w:pPr>
        <w:spacing w:after="0" w:line="240" w:lineRule="auto"/>
      </w:pPr>
      <w:r>
        <w:separator/>
      </w:r>
    </w:p>
  </w:endnote>
  <w:endnote w:type="continuationSeparator" w:id="0">
    <w:p w14:paraId="3CD7718C" w14:textId="77777777" w:rsidR="0046675C" w:rsidRDefault="0046675C" w:rsidP="00696D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16057480"/>
      <w:docPartObj>
        <w:docPartGallery w:val="Page Numbers (Bottom of Page)"/>
        <w:docPartUnique/>
      </w:docPartObj>
    </w:sdtPr>
    <w:sdtEndPr>
      <w:rPr>
        <w:color w:val="808080" w:themeColor="background1" w:themeShade="80"/>
        <w:spacing w:val="60"/>
      </w:rPr>
    </w:sdtEndPr>
    <w:sdtContent>
      <w:p w14:paraId="1F05453F" w14:textId="0AD47CC6" w:rsidR="00CA7E09" w:rsidRDefault="00CA7E09">
        <w:pPr>
          <w:pStyle w:val="Footer"/>
          <w:pBdr>
            <w:top w:val="single" w:sz="4" w:space="1" w:color="D9D9D9" w:themeColor="background1" w:themeShade="D9"/>
          </w:pBdr>
          <w:jc w:val="right"/>
        </w:pPr>
        <w:r>
          <w:fldChar w:fldCharType="begin"/>
        </w:r>
        <w:r>
          <w:instrText xml:space="preserve"> PAGE   \* MERGEFORMAT </w:instrText>
        </w:r>
        <w:r>
          <w:fldChar w:fldCharType="separate"/>
        </w:r>
        <w:r w:rsidR="00D15B94">
          <w:rPr>
            <w:noProof/>
          </w:rPr>
          <w:t>1</w:t>
        </w:r>
        <w:r>
          <w:rPr>
            <w:noProof/>
          </w:rPr>
          <w:fldChar w:fldCharType="end"/>
        </w:r>
        <w:r>
          <w:t xml:space="preserve"> | </w:t>
        </w:r>
        <w:r>
          <w:rPr>
            <w:color w:val="808080" w:themeColor="background1" w:themeShade="80"/>
            <w:spacing w:val="60"/>
          </w:rPr>
          <w:t>Page</w:t>
        </w:r>
      </w:p>
    </w:sdtContent>
  </w:sdt>
  <w:sdt>
    <w:sdtPr>
      <w:rPr>
        <w:rFonts w:ascii="Calibri" w:eastAsia="Times New Roman" w:hAnsi="Calibri" w:cs="Times New Roman"/>
        <w:b/>
        <w:color w:val="000000"/>
      </w:rPr>
      <w:alias w:val="Title"/>
      <w:tag w:val=""/>
      <w:id w:val="296960849"/>
      <w:dataBinding w:prefixMappings="xmlns:ns0='http://purl.org/dc/elements/1.1/' xmlns:ns1='http://schemas.openxmlformats.org/package/2006/metadata/core-properties' " w:xpath="/ns1:coreProperties[1]/ns0:title[1]" w:storeItemID="{6C3C8BC8-F283-45AE-878A-BAB7291924A1}"/>
      <w:text/>
    </w:sdtPr>
    <w:sdtEndPr/>
    <w:sdtContent>
      <w:p w14:paraId="283E3511" w14:textId="77777777" w:rsidR="00CA7E09" w:rsidRDefault="00306668" w:rsidP="00696DB0">
        <w:pPr>
          <w:pStyle w:val="Footer"/>
          <w:jc w:val="center"/>
        </w:pPr>
        <w:r>
          <w:rPr>
            <w:rFonts w:ascii="Calibri" w:eastAsia="Times New Roman" w:hAnsi="Calibri" w:cs="Times New Roman"/>
            <w:b/>
            <w:color w:val="000000"/>
          </w:rPr>
          <w:t>eComm Lost in Transit Outbound Claims</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119A1A" w14:textId="77777777" w:rsidR="0046675C" w:rsidRDefault="0046675C" w:rsidP="00696DB0">
      <w:pPr>
        <w:spacing w:after="0" w:line="240" w:lineRule="auto"/>
      </w:pPr>
      <w:r>
        <w:separator/>
      </w:r>
    </w:p>
  </w:footnote>
  <w:footnote w:type="continuationSeparator" w:id="0">
    <w:p w14:paraId="0F5959BE" w14:textId="77777777" w:rsidR="0046675C" w:rsidRDefault="0046675C" w:rsidP="00696D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4324D1"/>
    <w:multiLevelType w:val="hybridMultilevel"/>
    <w:tmpl w:val="4D263148"/>
    <w:lvl w:ilvl="0" w:tplc="0409001B">
      <w:start w:val="1"/>
      <w:numFmt w:val="lowerRoman"/>
      <w:lvlText w:val="%1."/>
      <w:lvlJc w:val="right"/>
      <w:pPr>
        <w:ind w:left="2340" w:hanging="360"/>
      </w:pPr>
    </w:lvl>
    <w:lvl w:ilvl="1" w:tplc="04090019">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 w15:restartNumberingAfterBreak="0">
    <w:nsid w:val="4F203FCD"/>
    <w:multiLevelType w:val="hybridMultilevel"/>
    <w:tmpl w:val="58E480D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5511233A"/>
    <w:multiLevelType w:val="hybridMultilevel"/>
    <w:tmpl w:val="4DAC1A48"/>
    <w:lvl w:ilvl="0" w:tplc="0409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79DB1058"/>
    <w:multiLevelType w:val="hybridMultilevel"/>
    <w:tmpl w:val="8E7A44DE"/>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7E71139F"/>
    <w:multiLevelType w:val="hybridMultilevel"/>
    <w:tmpl w:val="990AB8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1"/>
  </w:num>
  <w:num w:numId="4">
    <w:abstractNumId w:val="2"/>
  </w:num>
  <w:num w:numId="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Randell Christopher/Inventory Control /SEA/Professional/Samsung Electronics ">
    <w15:presenceInfo w15:providerId="AD" w15:userId="S-1-5-21-1569490900-2152479555-3239727262-1999265"/>
  </w15:person>
  <w15:person w15:author="Randell Christopher/Inventory Control /SEA/Professional/Samsung Electronics  [2]">
    <w15:presenceInfo w15:providerId="AD" w15:userId="S-1-5-21-1569490900-2152479555-3239727262-1999265"/>
  </w15:person>
  <w15:person w15:author="Kalishar Mitchell/Mobile Logistics_04 /SEA/Professional/Samsung Electronics">
    <w15:presenceInfo w15:providerId="AD" w15:userId="S-1-5-21-1569490900-2152479555-3239727262-6840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hideGrammaticalErrors/>
  <w:trackRevision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00A8"/>
    <w:rsid w:val="00013681"/>
    <w:rsid w:val="0001399C"/>
    <w:rsid w:val="00041ED0"/>
    <w:rsid w:val="00041FD9"/>
    <w:rsid w:val="00056B9C"/>
    <w:rsid w:val="000D1E2C"/>
    <w:rsid w:val="000E6D6A"/>
    <w:rsid w:val="00105082"/>
    <w:rsid w:val="0011157B"/>
    <w:rsid w:val="001257B4"/>
    <w:rsid w:val="0014669B"/>
    <w:rsid w:val="00155451"/>
    <w:rsid w:val="00172F9F"/>
    <w:rsid w:val="001D0A09"/>
    <w:rsid w:val="001F5115"/>
    <w:rsid w:val="00206DB2"/>
    <w:rsid w:val="00216C2C"/>
    <w:rsid w:val="00221E77"/>
    <w:rsid w:val="00221F26"/>
    <w:rsid w:val="0022769F"/>
    <w:rsid w:val="002465B4"/>
    <w:rsid w:val="002516C7"/>
    <w:rsid w:val="0025526A"/>
    <w:rsid w:val="00295E0F"/>
    <w:rsid w:val="002B1664"/>
    <w:rsid w:val="002E00A8"/>
    <w:rsid w:val="00306668"/>
    <w:rsid w:val="00317579"/>
    <w:rsid w:val="00324688"/>
    <w:rsid w:val="003D5CA4"/>
    <w:rsid w:val="003E47BE"/>
    <w:rsid w:val="004334AE"/>
    <w:rsid w:val="004335A4"/>
    <w:rsid w:val="00434324"/>
    <w:rsid w:val="00442C87"/>
    <w:rsid w:val="0046675C"/>
    <w:rsid w:val="0047208B"/>
    <w:rsid w:val="0047392C"/>
    <w:rsid w:val="0049361D"/>
    <w:rsid w:val="004B42F7"/>
    <w:rsid w:val="004D3AE6"/>
    <w:rsid w:val="004E7FD6"/>
    <w:rsid w:val="00504F4D"/>
    <w:rsid w:val="00530AF8"/>
    <w:rsid w:val="005500BA"/>
    <w:rsid w:val="00574369"/>
    <w:rsid w:val="005F38AD"/>
    <w:rsid w:val="005F3DFF"/>
    <w:rsid w:val="0060309F"/>
    <w:rsid w:val="00621683"/>
    <w:rsid w:val="0062697A"/>
    <w:rsid w:val="006409BC"/>
    <w:rsid w:val="006529D5"/>
    <w:rsid w:val="00662C7F"/>
    <w:rsid w:val="00673859"/>
    <w:rsid w:val="00681E0A"/>
    <w:rsid w:val="00696DB0"/>
    <w:rsid w:val="006D1076"/>
    <w:rsid w:val="006D4A3B"/>
    <w:rsid w:val="00731375"/>
    <w:rsid w:val="007376A6"/>
    <w:rsid w:val="007825B8"/>
    <w:rsid w:val="007B7D62"/>
    <w:rsid w:val="007D0807"/>
    <w:rsid w:val="008266B0"/>
    <w:rsid w:val="0089574B"/>
    <w:rsid w:val="008B055A"/>
    <w:rsid w:val="008B52FE"/>
    <w:rsid w:val="008C2E49"/>
    <w:rsid w:val="008C571E"/>
    <w:rsid w:val="008E0AD0"/>
    <w:rsid w:val="008F0360"/>
    <w:rsid w:val="00920796"/>
    <w:rsid w:val="00963EA9"/>
    <w:rsid w:val="00964B77"/>
    <w:rsid w:val="009931CE"/>
    <w:rsid w:val="00996352"/>
    <w:rsid w:val="009A2C5D"/>
    <w:rsid w:val="009C2E09"/>
    <w:rsid w:val="009C5647"/>
    <w:rsid w:val="009C5BCD"/>
    <w:rsid w:val="00A15E45"/>
    <w:rsid w:val="00A358B5"/>
    <w:rsid w:val="00A443A8"/>
    <w:rsid w:val="00A44DED"/>
    <w:rsid w:val="00A506E0"/>
    <w:rsid w:val="00A601C0"/>
    <w:rsid w:val="00A62D0D"/>
    <w:rsid w:val="00A74E7F"/>
    <w:rsid w:val="00A8065C"/>
    <w:rsid w:val="00A955E0"/>
    <w:rsid w:val="00AA0DD3"/>
    <w:rsid w:val="00AC78BA"/>
    <w:rsid w:val="00B023BD"/>
    <w:rsid w:val="00B274F6"/>
    <w:rsid w:val="00B71EA0"/>
    <w:rsid w:val="00B8681F"/>
    <w:rsid w:val="00B95B02"/>
    <w:rsid w:val="00B9779C"/>
    <w:rsid w:val="00BB7674"/>
    <w:rsid w:val="00BC1C9F"/>
    <w:rsid w:val="00BE2D44"/>
    <w:rsid w:val="00C16D64"/>
    <w:rsid w:val="00C24D76"/>
    <w:rsid w:val="00C34E35"/>
    <w:rsid w:val="00C37B3C"/>
    <w:rsid w:val="00C54C4A"/>
    <w:rsid w:val="00C74D93"/>
    <w:rsid w:val="00C77DEB"/>
    <w:rsid w:val="00CA17EA"/>
    <w:rsid w:val="00CA7E09"/>
    <w:rsid w:val="00CB3EEB"/>
    <w:rsid w:val="00CE7666"/>
    <w:rsid w:val="00D053BA"/>
    <w:rsid w:val="00D067E3"/>
    <w:rsid w:val="00D0762C"/>
    <w:rsid w:val="00D15B94"/>
    <w:rsid w:val="00D61ADB"/>
    <w:rsid w:val="00D76B18"/>
    <w:rsid w:val="00DB01BD"/>
    <w:rsid w:val="00DC19F2"/>
    <w:rsid w:val="00DE01C3"/>
    <w:rsid w:val="00DE0F02"/>
    <w:rsid w:val="00E0726A"/>
    <w:rsid w:val="00E17F35"/>
    <w:rsid w:val="00E21BC8"/>
    <w:rsid w:val="00E36F2E"/>
    <w:rsid w:val="00E43B63"/>
    <w:rsid w:val="00E6676D"/>
    <w:rsid w:val="00E929CD"/>
    <w:rsid w:val="00EB68A9"/>
    <w:rsid w:val="00EC0ED7"/>
    <w:rsid w:val="00EE0EAE"/>
    <w:rsid w:val="00EE5F68"/>
    <w:rsid w:val="00EF0212"/>
    <w:rsid w:val="00EF50A5"/>
    <w:rsid w:val="00F17188"/>
    <w:rsid w:val="00F57910"/>
    <w:rsid w:val="00F87C92"/>
    <w:rsid w:val="00FA4D90"/>
    <w:rsid w:val="00FB07A2"/>
    <w:rsid w:val="00FC38BE"/>
    <w:rsid w:val="00FC7CDF"/>
    <w:rsid w:val="00FD60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35CD04"/>
  <w15:docId w15:val="{C02B7A80-D3DA-4B5D-BCA5-F7866BFD0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E00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2E00A8"/>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ediumShading1">
    <w:name w:val="Medium Shading 1"/>
    <w:basedOn w:val="TableNormal"/>
    <w:uiPriority w:val="63"/>
    <w:rsid w:val="002E00A8"/>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paragraph" w:styleId="ListParagraph">
    <w:name w:val="List Paragraph"/>
    <w:basedOn w:val="Normal"/>
    <w:uiPriority w:val="34"/>
    <w:qFormat/>
    <w:rsid w:val="002E00A8"/>
    <w:pPr>
      <w:ind w:left="720"/>
      <w:contextualSpacing/>
    </w:pPr>
  </w:style>
  <w:style w:type="paragraph" w:styleId="BalloonText">
    <w:name w:val="Balloon Text"/>
    <w:basedOn w:val="Normal"/>
    <w:link w:val="BalloonTextChar"/>
    <w:uiPriority w:val="99"/>
    <w:semiHidden/>
    <w:unhideWhenUsed/>
    <w:rsid w:val="002E00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00A8"/>
    <w:rPr>
      <w:rFonts w:ascii="Tahoma" w:hAnsi="Tahoma" w:cs="Tahoma"/>
      <w:sz w:val="16"/>
      <w:szCs w:val="16"/>
    </w:rPr>
  </w:style>
  <w:style w:type="paragraph" w:styleId="Header">
    <w:name w:val="header"/>
    <w:basedOn w:val="Normal"/>
    <w:link w:val="HeaderChar"/>
    <w:uiPriority w:val="99"/>
    <w:unhideWhenUsed/>
    <w:rsid w:val="00696D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DB0"/>
  </w:style>
  <w:style w:type="paragraph" w:styleId="Footer">
    <w:name w:val="footer"/>
    <w:basedOn w:val="Normal"/>
    <w:link w:val="FooterChar"/>
    <w:uiPriority w:val="99"/>
    <w:unhideWhenUsed/>
    <w:rsid w:val="00696D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DB0"/>
  </w:style>
  <w:style w:type="character" w:styleId="PlaceholderText">
    <w:name w:val="Placeholder Text"/>
    <w:basedOn w:val="DefaultParagraphFont"/>
    <w:uiPriority w:val="99"/>
    <w:semiHidden/>
    <w:rsid w:val="00696DB0"/>
    <w:rPr>
      <w:color w:val="808080"/>
    </w:rPr>
  </w:style>
  <w:style w:type="character" w:styleId="Hyperlink">
    <w:name w:val="Hyperlink"/>
    <w:basedOn w:val="DefaultParagraphFont"/>
    <w:uiPriority w:val="99"/>
    <w:unhideWhenUsed/>
    <w:rsid w:val="002516C7"/>
    <w:rPr>
      <w:color w:val="0000FF" w:themeColor="hyperlink"/>
      <w:u w:val="single"/>
    </w:rPr>
  </w:style>
  <w:style w:type="character" w:styleId="FollowedHyperlink">
    <w:name w:val="FollowedHyperlink"/>
    <w:basedOn w:val="DefaultParagraphFont"/>
    <w:uiPriority w:val="99"/>
    <w:semiHidden/>
    <w:unhideWhenUsed/>
    <w:rsid w:val="002516C7"/>
    <w:rPr>
      <w:color w:val="800080" w:themeColor="followedHyperlink"/>
      <w:u w:val="single"/>
    </w:rPr>
  </w:style>
  <w:style w:type="character" w:styleId="CommentReference">
    <w:name w:val="annotation reference"/>
    <w:basedOn w:val="DefaultParagraphFont"/>
    <w:uiPriority w:val="99"/>
    <w:semiHidden/>
    <w:unhideWhenUsed/>
    <w:rsid w:val="00A955E0"/>
    <w:rPr>
      <w:sz w:val="16"/>
      <w:szCs w:val="16"/>
    </w:rPr>
  </w:style>
  <w:style w:type="paragraph" w:styleId="CommentText">
    <w:name w:val="annotation text"/>
    <w:basedOn w:val="Normal"/>
    <w:link w:val="CommentTextChar"/>
    <w:uiPriority w:val="99"/>
    <w:semiHidden/>
    <w:unhideWhenUsed/>
    <w:rsid w:val="00A955E0"/>
    <w:pPr>
      <w:spacing w:line="240" w:lineRule="auto"/>
    </w:pPr>
    <w:rPr>
      <w:sz w:val="20"/>
      <w:szCs w:val="20"/>
    </w:rPr>
  </w:style>
  <w:style w:type="character" w:customStyle="1" w:styleId="CommentTextChar">
    <w:name w:val="Comment Text Char"/>
    <w:basedOn w:val="DefaultParagraphFont"/>
    <w:link w:val="CommentText"/>
    <w:uiPriority w:val="99"/>
    <w:semiHidden/>
    <w:rsid w:val="00A955E0"/>
    <w:rPr>
      <w:sz w:val="20"/>
      <w:szCs w:val="20"/>
    </w:rPr>
  </w:style>
  <w:style w:type="paragraph" w:styleId="CommentSubject">
    <w:name w:val="annotation subject"/>
    <w:basedOn w:val="CommentText"/>
    <w:next w:val="CommentText"/>
    <w:link w:val="CommentSubjectChar"/>
    <w:uiPriority w:val="99"/>
    <w:semiHidden/>
    <w:unhideWhenUsed/>
    <w:rsid w:val="00A955E0"/>
    <w:rPr>
      <w:b/>
      <w:bCs/>
    </w:rPr>
  </w:style>
  <w:style w:type="character" w:customStyle="1" w:styleId="CommentSubjectChar">
    <w:name w:val="Comment Subject Char"/>
    <w:basedOn w:val="CommentTextChar"/>
    <w:link w:val="CommentSubject"/>
    <w:uiPriority w:val="99"/>
    <w:semiHidden/>
    <w:rsid w:val="00A955E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8712089">
      <w:bodyDiv w:val="1"/>
      <w:marLeft w:val="0"/>
      <w:marRight w:val="0"/>
      <w:marTop w:val="0"/>
      <w:marBottom w:val="0"/>
      <w:divBdr>
        <w:top w:val="none" w:sz="0" w:space="0" w:color="auto"/>
        <w:left w:val="none" w:sz="0" w:space="0" w:color="auto"/>
        <w:bottom w:val="none" w:sz="0" w:space="0" w:color="auto"/>
        <w:right w:val="none" w:sz="0" w:space="0" w:color="auto"/>
      </w:divBdr>
    </w:div>
    <w:div w:id="860168014">
      <w:bodyDiv w:val="1"/>
      <w:marLeft w:val="0"/>
      <w:marRight w:val="0"/>
      <w:marTop w:val="0"/>
      <w:marBottom w:val="0"/>
      <w:divBdr>
        <w:top w:val="none" w:sz="0" w:space="0" w:color="auto"/>
        <w:left w:val="none" w:sz="0" w:space="0" w:color="auto"/>
        <w:bottom w:val="none" w:sz="0" w:space="0" w:color="auto"/>
        <w:right w:val="none" w:sz="0" w:space="0" w:color="auto"/>
      </w:divBdr>
    </w:div>
    <w:div w:id="1751467551">
      <w:bodyDiv w:val="1"/>
      <w:marLeft w:val="0"/>
      <w:marRight w:val="0"/>
      <w:marTop w:val="0"/>
      <w:marBottom w:val="0"/>
      <w:divBdr>
        <w:top w:val="none" w:sz="0" w:space="0" w:color="auto"/>
        <w:left w:val="none" w:sz="0" w:space="0" w:color="auto"/>
        <w:bottom w:val="none" w:sz="0" w:space="0" w:color="auto"/>
        <w:right w:val="none" w:sz="0" w:space="0" w:color="auto"/>
      </w:divBdr>
    </w:div>
    <w:div w:id="2118064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comments" Target="comments.xml"/><Relationship Id="rId18" Type="http://schemas.openxmlformats.org/officeDocument/2006/relationships/hyperlink" Target="mailto:a.rangachary@samsung.com"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mailto:eCommTeam@sea.samsung.com" TargetMode="External"/><Relationship Id="rId7" Type="http://schemas.openxmlformats.org/officeDocument/2006/relationships/styles" Target="styles.xml"/><Relationship Id="rId12" Type="http://schemas.openxmlformats.org/officeDocument/2006/relationships/image" Target="media/image1.gif"/><Relationship Id="rId17" Type="http://schemas.openxmlformats.org/officeDocument/2006/relationships/hyperlink" Target="mailto:v.holter@sea.samsung.com"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mailto:janiece.graham@fedex.com" TargetMode="External"/><Relationship Id="rId20" Type="http://schemas.openxmlformats.org/officeDocument/2006/relationships/hyperlink" Target="mailto:a8.kim@partner.sea.samsung.com"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package" Target="embeddings/Microsoft_Visio_Drawing.vsdx"/><Relationship Id="rId5" Type="http://schemas.openxmlformats.org/officeDocument/2006/relationships/customXml" Target="../customXml/item5.xml"/><Relationship Id="rId15" Type="http://schemas.openxmlformats.org/officeDocument/2006/relationships/hyperlink" Target="mailto:premierglobalsupport@fedex.com" TargetMode="External"/><Relationship Id="rId23" Type="http://schemas.openxmlformats.org/officeDocument/2006/relationships/image" Target="media/image2.emf"/><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mailto:e.billmaier@sea.samsung.co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hyperlink" Target="mailto:ritu.jain@partner.sea.samsung.com" TargetMode="Externa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DF94314E0C64D5409048FD75FAC544CD" ma:contentTypeVersion="2" ma:contentTypeDescription="Create a new document." ma:contentTypeScope="" ma:versionID="1991fa65d6a2e49f19fe41d4475ab0a5">
  <xsd:schema xmlns:xsd="http://www.w3.org/2001/XMLSchema" xmlns:xs="http://www.w3.org/2001/XMLSchema" xmlns:p="http://schemas.microsoft.com/office/2006/metadata/properties" xmlns:ns2="c760b2b4-aafe-4739-af18-3c51d6ecd979" targetNamespace="http://schemas.microsoft.com/office/2006/metadata/properties" ma:root="true" ma:fieldsID="b631df8f8b71d27f28af6900eb085b30" ns2:_="">
    <xsd:import namespace="c760b2b4-aafe-4739-af18-3c51d6ecd979"/>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60b2b4-aafe-4739-af18-3c51d6ecd97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c760b2b4-aafe-4739-af18-3c51d6ecd979">W52DUE32R37W-550015817-19826</_dlc_DocId>
    <_dlc_DocIdUrl xmlns="c760b2b4-aafe-4739-af18-3c51d6ecd979">
      <Url>http://stacs/sites/Logistics/_layouts/15/DocIdRedir.aspx?ID=W52DUE32R37W-550015817-19826</Url>
      <Description>W52DUE32R37W-550015817-19826</Description>
    </_dlc_DocIdUrl>
  </documentManagement>
</p:properties>
</file>

<file path=customXml/item4.xml><?xml version="1.0" encoding="utf-8"?>
<?mso-contentType ?>
<FormTemplates xmlns="http://schemas.microsoft.com/sharepoint/v3/contenttype/forms">
  <Display>ListForm</Display>
  <Edit>ListForm</Edit>
  <New>ListForm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95B9A3-15A9-4D9D-BD4B-23CDEDD9A80D}">
  <ds:schemaRefs>
    <ds:schemaRef ds:uri="http://schemas.microsoft.com/sharepoint/events"/>
  </ds:schemaRefs>
</ds:datastoreItem>
</file>

<file path=customXml/itemProps2.xml><?xml version="1.0" encoding="utf-8"?>
<ds:datastoreItem xmlns:ds="http://schemas.openxmlformats.org/officeDocument/2006/customXml" ds:itemID="{5BD1D32C-1B8D-4BC1-9632-B7E1CE57AFDA}"/>
</file>

<file path=customXml/itemProps3.xml><?xml version="1.0" encoding="utf-8"?>
<ds:datastoreItem xmlns:ds="http://schemas.openxmlformats.org/officeDocument/2006/customXml" ds:itemID="{CE2708CE-03C6-4BBA-9B72-AEAE143AEB4F}">
  <ds:schemaRefs>
    <ds:schemaRef ds:uri="http://schemas.microsoft.com/office/2006/metadata/properties"/>
    <ds:schemaRef ds:uri="http://schemas.microsoft.com/office/infopath/2007/PartnerControls"/>
    <ds:schemaRef ds:uri="c760b2b4-aafe-4739-af18-3c51d6ecd979"/>
  </ds:schemaRefs>
</ds:datastoreItem>
</file>

<file path=customXml/itemProps4.xml><?xml version="1.0" encoding="utf-8"?>
<ds:datastoreItem xmlns:ds="http://schemas.openxmlformats.org/officeDocument/2006/customXml" ds:itemID="{8BAFA5C3-09FF-4972-8919-A33729E3ACF8}">
  <ds:schemaRefs>
    <ds:schemaRef ds:uri="http://schemas.microsoft.com/sharepoint/v3/contenttype/forms"/>
  </ds:schemaRefs>
</ds:datastoreItem>
</file>

<file path=customXml/itemProps5.xml><?xml version="1.0" encoding="utf-8"?>
<ds:datastoreItem xmlns:ds="http://schemas.openxmlformats.org/officeDocument/2006/customXml" ds:itemID="{38144668-DBD1-40EB-AB00-27ED9E7B60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649</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eComm Lost in Transit Outbound Claims</vt:lpstr>
    </vt:vector>
  </TitlesOfParts>
  <Company/>
  <LinksUpToDate>false</LinksUpToDate>
  <CharactersWithSpaces>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 Lost in Transit Outbound Claims</dc:title>
  <dc:subject/>
  <dc:creator>Joseph Morrow</dc:creator>
  <cp:keywords/>
  <dc:description/>
  <cp:lastModifiedBy>Randell Christopher/Inventory Control_01 /SEA/Professional/Samsung Electronics </cp:lastModifiedBy>
  <cp:revision>2</cp:revision>
  <cp:lastPrinted>2020-11-05T19:31:00Z</cp:lastPrinted>
  <dcterms:created xsi:type="dcterms:W3CDTF">2020-11-12T14:01:00Z</dcterms:created>
  <dcterms:modified xsi:type="dcterms:W3CDTF">2020-11-12T14:01:00Z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0x010100DF94314E0C64D5409048FD75FAC544CD</vt:lpwstr>
  </property>
  <property fmtid="{D5CDD505-2E9C-101B-9397-08002B2CF9AE}" pid="3" name="_dlc_DocIdItemGuid">
    <vt:lpwstr>4b6889c2-c0cd-491b-a55b-5582fadc01db</vt:lpwstr>
  </property>
  <property fmtid="{D5CDD505-2E9C-101B-9397-08002B2CF9AE}" pid="4" name="NSCPROP_SA">
    <vt:lpwstr>http://stacs/sites/Logistics/Management/SOP's - Logistics and Warehousing/SAP Operations Enhancement/Logistics_ALL_Standard SOP Template.docx</vt:lpwstr>
  </property>
</Properties>
</file>