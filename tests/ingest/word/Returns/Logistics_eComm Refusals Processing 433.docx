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2A346C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432A349B" wp14:editId="432A349C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432A346F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6D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6E" w14:textId="3985B689" w:rsidR="002E00A8" w:rsidRPr="002E00A8" w:rsidRDefault="00AD5E0B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eCommerce </w:t>
            </w:r>
            <w:r w:rsidR="00165039">
              <w:rPr>
                <w:rFonts w:ascii="Calibri" w:eastAsia="Times New Roman" w:hAnsi="Calibri" w:cs="Times New Roman"/>
                <w:b/>
                <w:color w:val="000000"/>
              </w:rPr>
              <w:t>Refusals Processing</w:t>
            </w:r>
          </w:p>
        </w:tc>
      </w:tr>
      <w:tr w:rsidR="002E00A8" w:rsidRPr="002E00A8" w14:paraId="432A3474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71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2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3" w14:textId="05804D3C" w:rsidR="002516C7" w:rsidRPr="00A04175" w:rsidRDefault="00A04175" w:rsidP="00A041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A04175">
              <w:rPr>
                <w:b/>
              </w:rPr>
              <w:t>SEASOP433v100</w:t>
            </w:r>
          </w:p>
        </w:tc>
      </w:tr>
      <w:tr w:rsidR="002E00A8" w:rsidRPr="002E00A8" w14:paraId="432A3479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5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6" w14:textId="477616A4" w:rsidR="002E00A8" w:rsidRPr="002E00A8" w:rsidRDefault="00165039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Avika Raja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7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8" w14:textId="0A602851" w:rsidR="002E00A8" w:rsidRPr="002E00A8" w:rsidRDefault="00AD3CD1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Erwin Dela Pena</w:t>
            </w:r>
          </w:p>
        </w:tc>
      </w:tr>
      <w:tr w:rsidR="002E00A8" w:rsidRPr="002E00A8" w14:paraId="432A347E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A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B" w14:textId="2902ECC0" w:rsidR="002E00A8" w:rsidRPr="002E00A8" w:rsidRDefault="00244430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08/06/2021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C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D" w14:textId="08D50401" w:rsidR="002E00A8" w:rsidRPr="002E00A8" w:rsidRDefault="00AD3CD1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12/18/2023</w:t>
            </w:r>
          </w:p>
        </w:tc>
      </w:tr>
      <w:tr w:rsidR="002E00A8" w:rsidRPr="002E00A8" w14:paraId="432A3481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F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80" w14:textId="0D7CB8F4" w:rsidR="002E00A8" w:rsidRPr="002E00A8" w:rsidRDefault="00244430" w:rsidP="00AD3CD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Visibility and </w:t>
            </w:r>
            <w:r w:rsidR="00AD3CD1">
              <w:rPr>
                <w:rFonts w:ascii="Calibri" w:eastAsia="Times New Roman" w:hAnsi="Calibri" w:cs="Times New Roman"/>
                <w:color w:val="000000"/>
              </w:rPr>
              <w:t>NERP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access required.</w:t>
            </w:r>
          </w:p>
        </w:tc>
      </w:tr>
    </w:tbl>
    <w:p w14:paraId="097B9E3C" w14:textId="24655FD7" w:rsidR="00165039" w:rsidRDefault="00165039" w:rsidP="00165039">
      <w:pPr>
        <w:pStyle w:val="ListParagraph"/>
        <w:ind w:left="0"/>
      </w:pPr>
    </w:p>
    <w:p w14:paraId="66721852" w14:textId="77777777" w:rsidR="00165039" w:rsidRPr="000C3BC0" w:rsidRDefault="00165039" w:rsidP="00165039">
      <w:pPr>
        <w:pStyle w:val="ListParagraph"/>
        <w:numPr>
          <w:ilvl w:val="0"/>
          <w:numId w:val="1"/>
        </w:numPr>
      </w:pPr>
      <w:r w:rsidRPr="000C3BC0">
        <w:t>Purpose</w:t>
      </w:r>
    </w:p>
    <w:p w14:paraId="421BE84B" w14:textId="58A25A33" w:rsidR="00165039" w:rsidRPr="000C3BC0" w:rsidRDefault="00165039" w:rsidP="002B4EF2">
      <w:pPr>
        <w:pStyle w:val="ListParagraph"/>
        <w:numPr>
          <w:ilvl w:val="1"/>
          <w:numId w:val="1"/>
        </w:numPr>
      </w:pPr>
      <w:r w:rsidRPr="000C3BC0">
        <w:t>To o</w:t>
      </w:r>
      <w:r>
        <w:t xml:space="preserve">utline the </w:t>
      </w:r>
      <w:r w:rsidRPr="000C3BC0">
        <w:t>customer</w:t>
      </w:r>
      <w:r>
        <w:t xml:space="preserve"> refusals process, which must be processed </w:t>
      </w:r>
      <w:r w:rsidR="002B4EF2" w:rsidRPr="003414F3">
        <w:t xml:space="preserve">within </w:t>
      </w:r>
      <w:r w:rsidR="002B4EF2">
        <w:t>48</w:t>
      </w:r>
      <w:r w:rsidR="002B4EF2" w:rsidRPr="003414F3">
        <w:t xml:space="preserve"> hours</w:t>
      </w:r>
      <w:r w:rsidR="002B4EF2">
        <w:t xml:space="preserve"> once arrived (24 hours for receiving, 24 hours for Put Away)</w:t>
      </w:r>
      <w:r w:rsidR="002B4EF2" w:rsidRPr="003414F3">
        <w:t>.</w:t>
      </w:r>
    </w:p>
    <w:p w14:paraId="43AB4B4E" w14:textId="77777777" w:rsidR="00165039" w:rsidRPr="000C3BC0" w:rsidRDefault="00165039" w:rsidP="00165039">
      <w:pPr>
        <w:pStyle w:val="ListParagraph"/>
        <w:numPr>
          <w:ilvl w:val="0"/>
          <w:numId w:val="1"/>
        </w:numPr>
      </w:pPr>
      <w:r w:rsidRPr="000C3BC0">
        <w:t>Scope</w:t>
      </w:r>
    </w:p>
    <w:p w14:paraId="1D74C2CF" w14:textId="34C9DDA3" w:rsidR="00165039" w:rsidRPr="000C3BC0" w:rsidRDefault="00165039" w:rsidP="00165039">
      <w:pPr>
        <w:pStyle w:val="ListParagraph"/>
        <w:numPr>
          <w:ilvl w:val="1"/>
          <w:numId w:val="1"/>
        </w:numPr>
      </w:pPr>
      <w:r w:rsidRPr="000C3BC0">
        <w:t xml:space="preserve">Coppell eCommerce (eComm): All </w:t>
      </w:r>
      <w:r>
        <w:t>refusals</w:t>
      </w:r>
      <w:r w:rsidRPr="000C3BC0">
        <w:t xml:space="preserve"> sold through Samsung.com.</w:t>
      </w:r>
    </w:p>
    <w:p w14:paraId="23624004" w14:textId="77777777" w:rsidR="00165039" w:rsidRPr="000C3BC0" w:rsidRDefault="00165039" w:rsidP="00165039">
      <w:pPr>
        <w:pStyle w:val="ListParagraph"/>
        <w:numPr>
          <w:ilvl w:val="0"/>
          <w:numId w:val="1"/>
        </w:numPr>
      </w:pPr>
      <w:r w:rsidRPr="000C3BC0">
        <w:t>Responsibilities</w:t>
      </w:r>
    </w:p>
    <w:p w14:paraId="0B3E9181" w14:textId="47D6AE8A" w:rsidR="00165039" w:rsidRPr="000C3BC0" w:rsidRDefault="00165039" w:rsidP="00165039">
      <w:pPr>
        <w:pStyle w:val="ListParagraph"/>
        <w:numPr>
          <w:ilvl w:val="1"/>
          <w:numId w:val="1"/>
        </w:numPr>
      </w:pPr>
      <w:r w:rsidRPr="000C3BC0">
        <w:t xml:space="preserve">The </w:t>
      </w:r>
      <w:r>
        <w:t xml:space="preserve">3PL eComm </w:t>
      </w:r>
      <w:r w:rsidRPr="000C3BC0">
        <w:t xml:space="preserve">team </w:t>
      </w:r>
      <w:r>
        <w:t xml:space="preserve">(3PL) </w:t>
      </w:r>
      <w:r w:rsidRPr="000C3BC0">
        <w:t xml:space="preserve">shall be responsible for the systemic </w:t>
      </w:r>
      <w:r>
        <w:t>3PL WMS (Warehouse Management System)</w:t>
      </w:r>
      <w:r w:rsidRPr="000C3BC0">
        <w:t xml:space="preserve"> processes and ph</w:t>
      </w:r>
      <w:r w:rsidR="00A04175">
        <w:t>ysical activities within eComm o</w:t>
      </w:r>
      <w:r w:rsidRPr="000C3BC0">
        <w:t>perations.</w:t>
      </w:r>
    </w:p>
    <w:p w14:paraId="7A60B03E" w14:textId="1AE902D9" w:rsidR="00165039" w:rsidRPr="000C3BC0" w:rsidRDefault="00165039" w:rsidP="00165039">
      <w:pPr>
        <w:pStyle w:val="ListParagraph"/>
        <w:numPr>
          <w:ilvl w:val="1"/>
          <w:numId w:val="1"/>
        </w:numPr>
      </w:pPr>
      <w:r w:rsidRPr="000C3BC0">
        <w:lastRenderedPageBreak/>
        <w:t>The SEA</w:t>
      </w:r>
      <w:r w:rsidR="00A04175">
        <w:t xml:space="preserve"> Logistics Planning &amp; Services</w:t>
      </w:r>
      <w:r w:rsidR="00EF7B13">
        <w:t xml:space="preserve"> (LPS)</w:t>
      </w:r>
      <w:r w:rsidR="00A04175">
        <w:t xml:space="preserve"> </w:t>
      </w:r>
      <w:r w:rsidRPr="000C3BC0">
        <w:t>eComm</w:t>
      </w:r>
      <w:r w:rsidR="00EF7B13">
        <w:t xml:space="preserve"> </w:t>
      </w:r>
      <w:r w:rsidRPr="000C3BC0">
        <w:t>team s</w:t>
      </w:r>
      <w:r w:rsidR="00A04175">
        <w:t>hall provide oversight for 3PL o</w:t>
      </w:r>
      <w:r w:rsidRPr="000C3BC0">
        <w:t>perations and validate performance.</w:t>
      </w:r>
    </w:p>
    <w:p w14:paraId="6A562512" w14:textId="1B8AF159" w:rsidR="00165039" w:rsidRPr="000C3BC0" w:rsidRDefault="00165039" w:rsidP="00165039">
      <w:pPr>
        <w:pStyle w:val="ListParagraph"/>
        <w:numPr>
          <w:ilvl w:val="1"/>
          <w:numId w:val="1"/>
        </w:numPr>
      </w:pPr>
      <w:r w:rsidRPr="000C3BC0">
        <w:t xml:space="preserve">The 3PL eComm and SEA </w:t>
      </w:r>
      <w:r>
        <w:t xml:space="preserve">LPS </w:t>
      </w:r>
      <w:r w:rsidRPr="000C3BC0">
        <w:t xml:space="preserve">eComm teams shall collaborate on troubleshooting procedures for </w:t>
      </w:r>
      <w:hyperlink r:id="rId13" w:history="1">
        <w:r w:rsidRPr="009A5518">
          <w:rPr>
            <w:rStyle w:val="Hyperlink"/>
            <w:b/>
          </w:rPr>
          <w:t>Exceptions</w:t>
        </w:r>
      </w:hyperlink>
      <w:r w:rsidRPr="000C3BC0">
        <w:rPr>
          <w:color w:val="244061" w:themeColor="accent1" w:themeShade="80"/>
        </w:rPr>
        <w:t xml:space="preserve"> </w:t>
      </w:r>
      <w:r>
        <w:t xml:space="preserve">processing when required. </w:t>
      </w:r>
    </w:p>
    <w:p w14:paraId="432A3497" w14:textId="0F46FA73" w:rsidR="00FB07A2" w:rsidRDefault="002E00A8" w:rsidP="00165039">
      <w:pPr>
        <w:pStyle w:val="ListParagraph"/>
        <w:numPr>
          <w:ilvl w:val="0"/>
          <w:numId w:val="1"/>
        </w:numPr>
      </w:pPr>
      <w:r>
        <w:t>Instructions</w:t>
      </w:r>
    </w:p>
    <w:p w14:paraId="659BC388" w14:textId="661D071E" w:rsidR="00165039" w:rsidRPr="00DA36DE" w:rsidRDefault="00165039" w:rsidP="009C22E8">
      <w:pPr>
        <w:pStyle w:val="ListParagraph"/>
        <w:numPr>
          <w:ilvl w:val="1"/>
          <w:numId w:val="1"/>
        </w:numPr>
      </w:pPr>
      <w:r w:rsidRPr="00F2423F">
        <w:t>Customer Refuses Product</w:t>
      </w:r>
    </w:p>
    <w:p w14:paraId="23A931A4" w14:textId="36BD9EB1" w:rsidR="00165039" w:rsidRPr="00DA36DE" w:rsidRDefault="00165039" w:rsidP="00165039">
      <w:pPr>
        <w:pStyle w:val="ListParagraph"/>
        <w:numPr>
          <w:ilvl w:val="2"/>
          <w:numId w:val="1"/>
        </w:numPr>
      </w:pPr>
      <w:del w:id="0" w:author="CORP\e.delapena" w:date="2023-12-18T14:42:00Z">
        <w:r w:rsidRPr="00DA36DE" w:rsidDel="00AD3CD1">
          <w:delText xml:space="preserve">FedEx </w:delText>
        </w:r>
      </w:del>
      <w:ins w:id="1" w:author="CORP\e.delapena" w:date="2023-12-18T14:42:00Z">
        <w:r w:rsidR="00AD3CD1">
          <w:t>Carrier</w:t>
        </w:r>
        <w:r w:rsidR="00AD3CD1" w:rsidRPr="00DA36DE">
          <w:t xml:space="preserve"> </w:t>
        </w:r>
      </w:ins>
      <w:r>
        <w:t>attempts to deliver</w:t>
      </w:r>
      <w:r w:rsidRPr="00DA36DE">
        <w:t xml:space="preserve"> the product to the customer.</w:t>
      </w:r>
    </w:p>
    <w:p w14:paraId="2CE2365F" w14:textId="77777777" w:rsidR="00165039" w:rsidRDefault="00165039" w:rsidP="00165039">
      <w:pPr>
        <w:pStyle w:val="ListParagraph"/>
        <w:numPr>
          <w:ilvl w:val="2"/>
          <w:numId w:val="1"/>
        </w:numPr>
      </w:pPr>
      <w:r>
        <w:t>Customer refuses the product.</w:t>
      </w:r>
    </w:p>
    <w:p w14:paraId="7D4CB386" w14:textId="77777777" w:rsidR="00165039" w:rsidRPr="00DA36DE" w:rsidRDefault="00165039" w:rsidP="00165039">
      <w:pPr>
        <w:pStyle w:val="ListParagraph"/>
        <w:numPr>
          <w:ilvl w:val="3"/>
          <w:numId w:val="1"/>
        </w:numPr>
      </w:pPr>
      <w:r w:rsidRPr="00DA36DE">
        <w:t xml:space="preserve">The customer does not respond to delivery attempts or actively rejects the product. </w:t>
      </w:r>
      <w:r>
        <w:t>Product is never opened.</w:t>
      </w:r>
    </w:p>
    <w:p w14:paraId="029013CB" w14:textId="7DDE00EA" w:rsidR="00165039" w:rsidRPr="00DA36DE" w:rsidRDefault="00165039" w:rsidP="00B53413">
      <w:pPr>
        <w:pStyle w:val="ListParagraph"/>
        <w:numPr>
          <w:ilvl w:val="1"/>
          <w:numId w:val="1"/>
        </w:numPr>
      </w:pPr>
      <w:del w:id="2" w:author="CORP\e.delapena" w:date="2023-12-18T14:42:00Z">
        <w:r w:rsidRPr="00DA36DE" w:rsidDel="00AD3CD1">
          <w:delText xml:space="preserve">FedEx </w:delText>
        </w:r>
      </w:del>
      <w:ins w:id="3" w:author="CORP\e.delapena" w:date="2023-12-18T14:42:00Z">
        <w:r w:rsidR="00AD3CD1">
          <w:t>Carrier</w:t>
        </w:r>
        <w:r w:rsidR="00AD3CD1" w:rsidRPr="00DA36DE">
          <w:t xml:space="preserve"> </w:t>
        </w:r>
      </w:ins>
      <w:r w:rsidRPr="00DA36DE">
        <w:t>returns the refused p</w:t>
      </w:r>
      <w:r>
        <w:t>roduct to the Coppell Warehouse using a new tracking number.</w:t>
      </w:r>
    </w:p>
    <w:p w14:paraId="6C540CD0" w14:textId="10F91C6F" w:rsidR="00165039" w:rsidRPr="00D9438F" w:rsidRDefault="00B53413" w:rsidP="00165039">
      <w:pPr>
        <w:pStyle w:val="ListParagraph"/>
        <w:numPr>
          <w:ilvl w:val="1"/>
          <w:numId w:val="1"/>
        </w:numPr>
      </w:pPr>
      <w:r>
        <w:t>Arrival</w:t>
      </w:r>
    </w:p>
    <w:p w14:paraId="6F7C7EFF" w14:textId="2BF73D0C" w:rsidR="00165039" w:rsidRPr="00D9438F" w:rsidRDefault="00165039" w:rsidP="00165039">
      <w:pPr>
        <w:pStyle w:val="ListParagraph"/>
        <w:numPr>
          <w:ilvl w:val="2"/>
          <w:numId w:val="1"/>
        </w:numPr>
      </w:pPr>
      <w:r w:rsidRPr="00D9438F">
        <w:t xml:space="preserve">The product arrives at the </w:t>
      </w:r>
      <w:r w:rsidR="00BE53E6">
        <w:t xml:space="preserve">Coppell Warehouse </w:t>
      </w:r>
      <w:r w:rsidRPr="00D9438F">
        <w:t xml:space="preserve">door assigned for </w:t>
      </w:r>
      <w:del w:id="4" w:author="CORP\e.delapena" w:date="2023-12-18T14:43:00Z">
        <w:r w:rsidRPr="00D9438F" w:rsidDel="00AD3CD1">
          <w:delText>FedEx</w:delText>
        </w:r>
      </w:del>
      <w:ins w:id="5" w:author="CORP\e.delapena" w:date="2023-12-18T14:43:00Z">
        <w:r w:rsidR="00AD3CD1">
          <w:t>carrier</w:t>
        </w:r>
      </w:ins>
      <w:r w:rsidRPr="00D9438F">
        <w:t xml:space="preserve"> delivery.</w:t>
      </w:r>
    </w:p>
    <w:p w14:paraId="2C366B21" w14:textId="77777777" w:rsidR="00457561" w:rsidRDefault="00165039" w:rsidP="00165039">
      <w:pPr>
        <w:pStyle w:val="ListParagraph"/>
        <w:numPr>
          <w:ilvl w:val="2"/>
          <w:numId w:val="1"/>
        </w:numPr>
      </w:pPr>
      <w:r w:rsidRPr="00732587">
        <w:t xml:space="preserve">The 3PL Returns Team associate goes to assigned </w:t>
      </w:r>
      <w:r w:rsidR="00457561">
        <w:t>dock door and</w:t>
      </w:r>
    </w:p>
    <w:p w14:paraId="1C6C35DD" w14:textId="77777777" w:rsidR="00457561" w:rsidRDefault="00457561" w:rsidP="00457561">
      <w:pPr>
        <w:pStyle w:val="ListParagraph"/>
        <w:numPr>
          <w:ilvl w:val="3"/>
          <w:numId w:val="1"/>
        </w:numPr>
      </w:pPr>
      <w:r>
        <w:lastRenderedPageBreak/>
        <w:t>P</w:t>
      </w:r>
      <w:r w:rsidR="00165039" w:rsidRPr="00732587">
        <w:t>erforms a dock sca</w:t>
      </w:r>
      <w:r>
        <w:t>n of the tracking number</w:t>
      </w:r>
    </w:p>
    <w:p w14:paraId="16210216" w14:textId="3722DFB3" w:rsidR="00165039" w:rsidRPr="00732587" w:rsidRDefault="00457561" w:rsidP="00457561">
      <w:pPr>
        <w:pStyle w:val="ListParagraph"/>
        <w:numPr>
          <w:ilvl w:val="3"/>
          <w:numId w:val="1"/>
        </w:numPr>
      </w:pPr>
      <w:r>
        <w:t>Se</w:t>
      </w:r>
      <w:r w:rsidR="00165039" w:rsidRPr="00732587">
        <w:t>parates the shipm</w:t>
      </w:r>
      <w:r>
        <w:t>ent based on type of return material:</w:t>
      </w:r>
    </w:p>
    <w:p w14:paraId="0B59CCCE" w14:textId="39B15AFE" w:rsidR="00165039" w:rsidRPr="00732587" w:rsidRDefault="00165039" w:rsidP="00457561">
      <w:pPr>
        <w:pStyle w:val="ListParagraph"/>
        <w:numPr>
          <w:ilvl w:val="4"/>
          <w:numId w:val="1"/>
        </w:numPr>
      </w:pPr>
      <w:r w:rsidRPr="00732587">
        <w:t>Returns</w:t>
      </w:r>
      <w:r w:rsidR="00A04175">
        <w:t xml:space="preserve"> (See </w:t>
      </w:r>
      <w:hyperlink r:id="rId14" w:history="1">
        <w:r w:rsidR="00457561" w:rsidRPr="00244430">
          <w:rPr>
            <w:rStyle w:val="Hyperlink"/>
            <w:b/>
          </w:rPr>
          <w:t>SEASOP434v100</w:t>
        </w:r>
      </w:hyperlink>
      <w:r w:rsidR="00A04175">
        <w:t>)</w:t>
      </w:r>
    </w:p>
    <w:p w14:paraId="0F12A0E7" w14:textId="77777777" w:rsidR="00165039" w:rsidRPr="00732587" w:rsidRDefault="00165039" w:rsidP="00457561">
      <w:pPr>
        <w:pStyle w:val="ListParagraph"/>
        <w:numPr>
          <w:ilvl w:val="4"/>
          <w:numId w:val="1"/>
        </w:numPr>
      </w:pPr>
      <w:r w:rsidRPr="00732587">
        <w:t>Refusals</w:t>
      </w:r>
    </w:p>
    <w:p w14:paraId="58B37BE2" w14:textId="412C3F08" w:rsidR="00165039" w:rsidRDefault="00165039" w:rsidP="00457561">
      <w:pPr>
        <w:pStyle w:val="ListParagraph"/>
        <w:numPr>
          <w:ilvl w:val="4"/>
          <w:numId w:val="1"/>
        </w:numPr>
      </w:pPr>
      <w:r w:rsidRPr="00732587">
        <w:t xml:space="preserve">Non-eComm </w:t>
      </w:r>
      <w:r w:rsidR="00A04175">
        <w:t xml:space="preserve">(See </w:t>
      </w:r>
      <w:hyperlink r:id="rId15" w:history="1">
        <w:r w:rsidR="00457561" w:rsidRPr="00244430">
          <w:rPr>
            <w:rStyle w:val="Hyperlink"/>
            <w:b/>
          </w:rPr>
          <w:t>SEASOP436v100</w:t>
        </w:r>
      </w:hyperlink>
      <w:r w:rsidR="00A04175">
        <w:t>)</w:t>
      </w:r>
    </w:p>
    <w:p w14:paraId="78A46F41" w14:textId="77777777" w:rsidR="00165039" w:rsidRPr="00A810CD" w:rsidRDefault="00165039" w:rsidP="00165039">
      <w:pPr>
        <w:pStyle w:val="ListParagraph"/>
        <w:numPr>
          <w:ilvl w:val="2"/>
          <w:numId w:val="1"/>
        </w:numPr>
      </w:pPr>
      <w:r w:rsidRPr="00A810CD">
        <w:t>The associate counts the delivered packages.</w:t>
      </w:r>
    </w:p>
    <w:p w14:paraId="6E1034DB" w14:textId="2D2EEDBD" w:rsidR="000562FA" w:rsidRPr="00A810CD" w:rsidRDefault="00165039" w:rsidP="000562FA">
      <w:pPr>
        <w:pStyle w:val="ListParagraph"/>
        <w:numPr>
          <w:ilvl w:val="3"/>
          <w:numId w:val="1"/>
        </w:numPr>
      </w:pPr>
      <w:r w:rsidRPr="00A810CD">
        <w:t>Associate</w:t>
      </w:r>
      <w:r w:rsidR="00A04175">
        <w:t xml:space="preserve"> verbally</w:t>
      </w:r>
      <w:r w:rsidRPr="00A810CD">
        <w:t xml:space="preserve"> provides SEA Security with number of </w:t>
      </w:r>
      <w:r w:rsidR="004B039F">
        <w:t>boxes counted</w:t>
      </w:r>
      <w:r w:rsidRPr="00A810CD">
        <w:t>.</w:t>
      </w:r>
    </w:p>
    <w:p w14:paraId="0CB12D0C" w14:textId="754DD182" w:rsidR="000562FA" w:rsidRDefault="000562FA" w:rsidP="00165039">
      <w:pPr>
        <w:pStyle w:val="ListParagraph"/>
        <w:numPr>
          <w:ilvl w:val="2"/>
          <w:numId w:val="1"/>
        </w:numPr>
      </w:pPr>
      <w:r>
        <w:t xml:space="preserve">The associate confirms dock scan information with </w:t>
      </w:r>
      <w:del w:id="6" w:author="CORP\e.delapena" w:date="2023-12-18T14:42:00Z">
        <w:r w:rsidDel="00AD3CD1">
          <w:delText>FedEx</w:delText>
        </w:r>
      </w:del>
      <w:ins w:id="7" w:author="CORP\e.delapena" w:date="2023-12-18T14:42:00Z">
        <w:r w:rsidR="00AD3CD1">
          <w:t>Carrier</w:t>
        </w:r>
      </w:ins>
      <w:r>
        <w:t>.</w:t>
      </w:r>
    </w:p>
    <w:p w14:paraId="737EE3C3" w14:textId="5CE02AE5" w:rsidR="000562FA" w:rsidRDefault="000562FA" w:rsidP="000562FA">
      <w:pPr>
        <w:pStyle w:val="ListParagraph"/>
        <w:numPr>
          <w:ilvl w:val="3"/>
          <w:numId w:val="1"/>
        </w:numPr>
      </w:pPr>
      <w:r>
        <w:t xml:space="preserve">If dock scan information is incorrect, reconcile number of missing boxes with </w:t>
      </w:r>
      <w:del w:id="8" w:author="CORP\e.delapena" w:date="2023-12-18T14:43:00Z">
        <w:r w:rsidDel="00AD3CD1">
          <w:delText>FedEx</w:delText>
        </w:r>
      </w:del>
      <w:ins w:id="9" w:author="CORP\e.delapena" w:date="2023-12-18T14:43:00Z">
        <w:r w:rsidR="00AD3CD1">
          <w:t>Carrier</w:t>
        </w:r>
      </w:ins>
      <w:r>
        <w:t>.</w:t>
      </w:r>
    </w:p>
    <w:p w14:paraId="2DA693DF" w14:textId="7760499B" w:rsidR="000562FA" w:rsidRDefault="000562FA" w:rsidP="000562FA">
      <w:pPr>
        <w:pStyle w:val="ListParagraph"/>
        <w:numPr>
          <w:ilvl w:val="3"/>
          <w:numId w:val="1"/>
        </w:numPr>
      </w:pPr>
      <w:r>
        <w:t>If dock scan information is correct, proceed to next step.</w:t>
      </w:r>
    </w:p>
    <w:p w14:paraId="348C2CB0" w14:textId="721F214D" w:rsidR="00165039" w:rsidRDefault="00165039" w:rsidP="00165039">
      <w:pPr>
        <w:pStyle w:val="ListParagraph"/>
        <w:numPr>
          <w:ilvl w:val="2"/>
          <w:numId w:val="1"/>
        </w:numPr>
      </w:pPr>
      <w:r>
        <w:t>The associate brings the Refusals material</w:t>
      </w:r>
      <w:r w:rsidR="00A04175">
        <w:t xml:space="preserve"> to an available</w:t>
      </w:r>
      <w:r w:rsidRPr="00D9438F">
        <w:t xml:space="preserve"> eComm Returns Area</w:t>
      </w:r>
      <w:r w:rsidR="00A04175">
        <w:t xml:space="preserve"> space</w:t>
      </w:r>
      <w:r>
        <w:t>.</w:t>
      </w:r>
    </w:p>
    <w:p w14:paraId="009B1C4E" w14:textId="1917A7C5" w:rsidR="00165039" w:rsidRDefault="00165039" w:rsidP="00165039">
      <w:pPr>
        <w:pStyle w:val="ListParagraph"/>
        <w:numPr>
          <w:ilvl w:val="2"/>
          <w:numId w:val="1"/>
        </w:numPr>
      </w:pPr>
      <w:r>
        <w:t xml:space="preserve">The associate </w:t>
      </w:r>
      <w:r w:rsidR="00B53413">
        <w:t>performs an arrival scan in 3PL WMS.</w:t>
      </w:r>
    </w:p>
    <w:p w14:paraId="3B8BE1F2" w14:textId="002A2C8B" w:rsidR="00D33DFA" w:rsidRDefault="00D33DFA" w:rsidP="00165039">
      <w:pPr>
        <w:pStyle w:val="ListParagraph"/>
        <w:numPr>
          <w:ilvl w:val="2"/>
          <w:numId w:val="1"/>
        </w:numPr>
      </w:pPr>
      <w:r>
        <w:t>The associate moves the material to an available space in 3PL Workstation Area.</w:t>
      </w:r>
    </w:p>
    <w:p w14:paraId="599990EF" w14:textId="77777777" w:rsidR="00165039" w:rsidRDefault="00165039" w:rsidP="00165039">
      <w:pPr>
        <w:pStyle w:val="ListParagraph"/>
        <w:numPr>
          <w:ilvl w:val="1"/>
          <w:numId w:val="1"/>
        </w:numPr>
      </w:pPr>
      <w:r>
        <w:lastRenderedPageBreak/>
        <w:t>3PL’s Processing in 3PL’s WMS</w:t>
      </w:r>
    </w:p>
    <w:p w14:paraId="50379ADB" w14:textId="3E8D7EAC" w:rsidR="00212FBE" w:rsidRDefault="00212FBE" w:rsidP="00212FBE">
      <w:pPr>
        <w:pStyle w:val="ListParagraph"/>
        <w:numPr>
          <w:ilvl w:val="2"/>
          <w:numId w:val="1"/>
        </w:numPr>
      </w:pPr>
      <w:r>
        <w:t xml:space="preserve">Refusal shall be received </w:t>
      </w:r>
      <w:r w:rsidRPr="003414F3">
        <w:t>within 24 hours of POD (proof of delivery).</w:t>
      </w:r>
    </w:p>
    <w:p w14:paraId="003C9503" w14:textId="7C7FA504" w:rsidR="00212FBE" w:rsidRDefault="00212FBE" w:rsidP="00212FBE">
      <w:pPr>
        <w:pStyle w:val="ListParagraph"/>
        <w:numPr>
          <w:ilvl w:val="3"/>
          <w:numId w:val="1"/>
        </w:numPr>
      </w:pPr>
      <w:r w:rsidRPr="003414F3">
        <w:t>If 3PL does not receive</w:t>
      </w:r>
      <w:r>
        <w:t xml:space="preserve"> refusal </w:t>
      </w:r>
      <w:r w:rsidRPr="003414F3">
        <w:t xml:space="preserve">within </w:t>
      </w:r>
      <w:r>
        <w:t>24 hours,</w:t>
      </w:r>
      <w:r w:rsidRPr="003414F3">
        <w:t xml:space="preserve"> SLA (Service Level Agreement)</w:t>
      </w:r>
      <w:r w:rsidR="00567D61">
        <w:t xml:space="preserve"> is not met</w:t>
      </w:r>
      <w:r>
        <w:t>.</w:t>
      </w:r>
    </w:p>
    <w:p w14:paraId="0A2809FF" w14:textId="53477BEA" w:rsidR="00165039" w:rsidRDefault="00165039" w:rsidP="00165039">
      <w:pPr>
        <w:pStyle w:val="ListParagraph"/>
        <w:numPr>
          <w:ilvl w:val="2"/>
          <w:numId w:val="1"/>
        </w:numPr>
      </w:pPr>
      <w:r>
        <w:t xml:space="preserve">Product arrives at </w:t>
      </w:r>
      <w:r w:rsidR="00B53413">
        <w:t>work</w:t>
      </w:r>
      <w:r>
        <w:t>station for processing by 3PL eComm Team associate.</w:t>
      </w:r>
    </w:p>
    <w:p w14:paraId="3D142F30" w14:textId="6A79E2FD" w:rsidR="00165039" w:rsidRDefault="00165039" w:rsidP="00165039">
      <w:pPr>
        <w:pStyle w:val="ListParagraph"/>
        <w:numPr>
          <w:ilvl w:val="3"/>
          <w:numId w:val="1"/>
        </w:numPr>
      </w:pPr>
      <w:r>
        <w:t xml:space="preserve">Open </w:t>
      </w:r>
      <w:r w:rsidR="004B039F">
        <w:t>package</w:t>
      </w:r>
      <w:r>
        <w:t>.</w:t>
      </w:r>
    </w:p>
    <w:p w14:paraId="4A631D14" w14:textId="27B507A2" w:rsidR="00165039" w:rsidRDefault="00B53413" w:rsidP="00165039">
      <w:pPr>
        <w:pStyle w:val="ListParagraph"/>
        <w:numPr>
          <w:ilvl w:val="3"/>
          <w:numId w:val="1"/>
        </w:numPr>
      </w:pPr>
      <w:r>
        <w:t>Type PO ID on packing list into 3PL WMS.</w:t>
      </w:r>
    </w:p>
    <w:p w14:paraId="00941F60" w14:textId="17DC2A7D" w:rsidR="00165039" w:rsidRDefault="00165039" w:rsidP="00BE53E6">
      <w:pPr>
        <w:pStyle w:val="ListParagraph"/>
        <w:numPr>
          <w:ilvl w:val="4"/>
          <w:numId w:val="1"/>
        </w:numPr>
      </w:pPr>
      <w:r>
        <w:t>Entering the PO ID generates a</w:t>
      </w:r>
      <w:r w:rsidR="00E94EDB">
        <w:t>n</w:t>
      </w:r>
      <w:r>
        <w:t xml:space="preserve"> RMA</w:t>
      </w:r>
      <w:r w:rsidR="00E94EDB">
        <w:t xml:space="preserve"> code</w:t>
      </w:r>
      <w:r>
        <w:t xml:space="preserve"> for the product.</w:t>
      </w:r>
    </w:p>
    <w:p w14:paraId="71900156" w14:textId="7877CF33" w:rsidR="00BE53E6" w:rsidRDefault="00BE53E6" w:rsidP="00BE53E6">
      <w:pPr>
        <w:pStyle w:val="ListParagraph"/>
        <w:numPr>
          <w:ilvl w:val="4"/>
          <w:numId w:val="1"/>
        </w:num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3059BA" wp14:editId="1F9BFD96">
                <wp:simplePos x="0" y="0"/>
                <wp:positionH relativeFrom="column">
                  <wp:posOffset>533041</wp:posOffset>
                </wp:positionH>
                <wp:positionV relativeFrom="paragraph">
                  <wp:posOffset>2832431</wp:posOffset>
                </wp:positionV>
                <wp:extent cx="2482850" cy="175260"/>
                <wp:effectExtent l="0" t="0" r="0" b="0"/>
                <wp:wrapTopAndBottom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0" cy="175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071814" w14:textId="77777777" w:rsidR="00165039" w:rsidRPr="00A86C2C" w:rsidRDefault="00165039" w:rsidP="00165039">
                            <w:pPr>
                              <w:pStyle w:val="Caption"/>
                              <w:rPr>
                                <w:noProof/>
                                <w:color w:val="auto"/>
                              </w:rPr>
                            </w:pPr>
                            <w:r w:rsidRPr="00A86C2C">
                              <w:rPr>
                                <w:i w:val="0"/>
                                <w:color w:val="auto"/>
                              </w:rPr>
                              <w:t>PO ID can be found on packing list inside of package.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059BA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41.95pt;margin-top:223.05pt;width:195.5pt;height:1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" stroked="f">
                <v:textbox inset="0,0,0,0">
                  <w:txbxContent>
                    <w:p w14:paraId="15071814" w14:textId="77777777" w:rsidR="00165039" w:rsidRPr="00A86C2C" w:rsidRDefault="00165039" w:rsidP="00165039">
                      <w:pPr>
                        <w:pStyle w:val="Caption"/>
                        <w:rPr>
                          <w:noProof/>
                          <w:color w:val="auto"/>
                        </w:rPr>
                      </w:pPr>
                      <w:r w:rsidRPr="00A86C2C">
                        <w:rPr>
                          <w:i w:val="0"/>
                          <w:color w:val="auto"/>
                        </w:rPr>
                        <w:t>PO ID can be found on packing list inside of package.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65408" behindDoc="0" locked="0" layoutInCell="1" allowOverlap="1" wp14:anchorId="076E18D8" wp14:editId="6DC4B7CB">
            <wp:simplePos x="0" y="0"/>
            <wp:positionH relativeFrom="margin">
              <wp:align>center</wp:align>
            </wp:positionH>
            <wp:positionV relativeFrom="paragraph">
              <wp:posOffset>553085</wp:posOffset>
            </wp:positionV>
            <wp:extent cx="5778500" cy="223520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efusal packing lis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5039">
        <w:t>Package</w:t>
      </w:r>
      <w:r w:rsidR="00E94EDB">
        <w:t xml:space="preserve">s that are refusals do not arrive at the warehouse with </w:t>
      </w:r>
      <w:r w:rsidR="00165039">
        <w:t>RMA</w:t>
      </w:r>
      <w:r w:rsidR="00E94EDB">
        <w:t xml:space="preserve"> code</w:t>
      </w:r>
      <w:r w:rsidR="00165039">
        <w:t xml:space="preserve">s because the customer did not log onto Samsung.com to initiate return process. </w:t>
      </w:r>
    </w:p>
    <w:p w14:paraId="1758D0D4" w14:textId="77777777" w:rsidR="00BE53E6" w:rsidRDefault="00BE53E6" w:rsidP="00BE53E6">
      <w:pPr>
        <w:pStyle w:val="ListParagraph"/>
        <w:ind w:left="2880"/>
      </w:pPr>
    </w:p>
    <w:p w14:paraId="66C121C2" w14:textId="1C234DC9" w:rsidR="00165039" w:rsidRDefault="00165039" w:rsidP="00165039">
      <w:pPr>
        <w:pStyle w:val="ListParagraph"/>
        <w:numPr>
          <w:ilvl w:val="3"/>
          <w:numId w:val="1"/>
        </w:numPr>
      </w:pPr>
      <w:r>
        <w:t xml:space="preserve">Confirm product </w:t>
      </w:r>
      <w:r w:rsidR="00B53413">
        <w:t>SKU and quantity match</w:t>
      </w:r>
      <w:r>
        <w:t xml:space="preserve"> in 3PL WMS.</w:t>
      </w:r>
    </w:p>
    <w:p w14:paraId="5D5D9723" w14:textId="36B54330" w:rsidR="00B53413" w:rsidRDefault="00B53413" w:rsidP="00B53413">
      <w:pPr>
        <w:pStyle w:val="ListParagraph"/>
        <w:numPr>
          <w:ilvl w:val="4"/>
          <w:numId w:val="1"/>
        </w:numPr>
      </w:pPr>
      <w:r>
        <w:t>I</w:t>
      </w:r>
      <w:r w:rsidR="0067054F">
        <w:t>f SKU</w:t>
      </w:r>
      <w:r w:rsidR="00E94EDB">
        <w:t xml:space="preserve"> and quantity match</w:t>
      </w:r>
      <w:r w:rsidR="0067054F">
        <w:t>, proceed to Assessment</w:t>
      </w:r>
      <w:r>
        <w:t xml:space="preserve"> step. (4.D.3)</w:t>
      </w:r>
    </w:p>
    <w:p w14:paraId="342C52DE" w14:textId="77777777" w:rsidR="00B53413" w:rsidRDefault="00B53413" w:rsidP="00B53413">
      <w:pPr>
        <w:pStyle w:val="ListParagraph"/>
        <w:numPr>
          <w:ilvl w:val="4"/>
          <w:numId w:val="1"/>
        </w:numPr>
      </w:pPr>
      <w:r w:rsidRPr="00250C0E">
        <w:t xml:space="preserve">If </w:t>
      </w:r>
      <w:r>
        <w:t xml:space="preserve">SKU does not match, check </w:t>
      </w:r>
      <w:r w:rsidRPr="00D40C0A">
        <w:rPr>
          <w:b/>
          <w:color w:val="244061" w:themeColor="accent1" w:themeShade="80"/>
        </w:rPr>
        <w:t>Workbench</w:t>
      </w:r>
      <w:r>
        <w:t xml:space="preserve"> for customer order information. </w:t>
      </w:r>
    </w:p>
    <w:p w14:paraId="2373CCFE" w14:textId="654F7AE5" w:rsidR="00B53413" w:rsidRDefault="00B53413" w:rsidP="00483E37">
      <w:pPr>
        <w:pStyle w:val="ListParagraph"/>
        <w:numPr>
          <w:ilvl w:val="5"/>
          <w:numId w:val="1"/>
        </w:numPr>
      </w:pPr>
      <w:r>
        <w:t>Move package to exceptions cart.</w:t>
      </w:r>
    </w:p>
    <w:p w14:paraId="2C8BE48C" w14:textId="68523A03" w:rsidR="00B53413" w:rsidRPr="002B4EF2" w:rsidRDefault="00B53413" w:rsidP="00B53413">
      <w:pPr>
        <w:pStyle w:val="ListParagraph"/>
        <w:numPr>
          <w:ilvl w:val="5"/>
          <w:numId w:val="1"/>
        </w:numPr>
      </w:pPr>
      <w:r w:rsidRPr="002B4EF2">
        <w:t xml:space="preserve">Follow </w:t>
      </w:r>
      <w:hyperlink r:id="rId17" w:history="1">
        <w:r w:rsidR="002B4EF2" w:rsidRPr="00FC1A01">
          <w:rPr>
            <w:rStyle w:val="Hyperlink"/>
            <w:b/>
          </w:rPr>
          <w:t>Exce</w:t>
        </w:r>
        <w:r w:rsidR="002B4EF2" w:rsidRPr="00FC1A01">
          <w:rPr>
            <w:rStyle w:val="Hyperlink"/>
            <w:b/>
          </w:rPr>
          <w:t>p</w:t>
        </w:r>
        <w:r w:rsidR="002B4EF2" w:rsidRPr="00FC1A01">
          <w:rPr>
            <w:rStyle w:val="Hyperlink"/>
            <w:b/>
          </w:rPr>
          <w:t>tion</w:t>
        </w:r>
      </w:hyperlink>
      <w:r w:rsidRPr="002B4EF2">
        <w:rPr>
          <w:b/>
          <w:color w:val="244061" w:themeColor="accent1" w:themeShade="80"/>
        </w:rPr>
        <w:t xml:space="preserve"> </w:t>
      </w:r>
      <w:r w:rsidRPr="002B4EF2">
        <w:t>procedure.</w:t>
      </w:r>
    </w:p>
    <w:p w14:paraId="0DCB9226" w14:textId="77777777" w:rsidR="00B53413" w:rsidRPr="00250C0E" w:rsidRDefault="00B53413" w:rsidP="00B53413">
      <w:pPr>
        <w:pStyle w:val="ListParagraph"/>
        <w:numPr>
          <w:ilvl w:val="4"/>
          <w:numId w:val="1"/>
        </w:numPr>
      </w:pPr>
      <w:r w:rsidRPr="00250C0E">
        <w:t xml:space="preserve">If quantity does not match, </w:t>
      </w:r>
      <w:r>
        <w:t xml:space="preserve">check </w:t>
      </w:r>
      <w:r w:rsidRPr="003176EC">
        <w:rPr>
          <w:b/>
          <w:color w:val="244061" w:themeColor="accent1" w:themeShade="80"/>
        </w:rPr>
        <w:t>Workbench</w:t>
      </w:r>
      <w:r>
        <w:t xml:space="preserve"> for customer order information.</w:t>
      </w:r>
    </w:p>
    <w:p w14:paraId="55B273A0" w14:textId="77777777" w:rsidR="00B53413" w:rsidRDefault="00B53413" w:rsidP="00B53413">
      <w:pPr>
        <w:pStyle w:val="ListParagraph"/>
        <w:numPr>
          <w:ilvl w:val="5"/>
          <w:numId w:val="1"/>
        </w:numPr>
      </w:pPr>
      <w:r w:rsidRPr="00D11707">
        <w:t xml:space="preserve">If all items are missing </w:t>
      </w:r>
    </w:p>
    <w:p w14:paraId="3A0AA754" w14:textId="1AC7D027" w:rsidR="00B53413" w:rsidRDefault="00B53413" w:rsidP="00483E37">
      <w:pPr>
        <w:pStyle w:val="ListParagraph"/>
        <w:numPr>
          <w:ilvl w:val="6"/>
          <w:numId w:val="1"/>
        </w:numPr>
      </w:pPr>
      <w:r>
        <w:t>M</w:t>
      </w:r>
      <w:r w:rsidRPr="00D11707">
        <w:t>ove</w:t>
      </w:r>
      <w:r>
        <w:t xml:space="preserve"> package to exceptions cart. </w:t>
      </w:r>
    </w:p>
    <w:p w14:paraId="45C21210" w14:textId="3F3C90CF" w:rsidR="00B53413" w:rsidRDefault="00B53413" w:rsidP="00B53413">
      <w:pPr>
        <w:pStyle w:val="ListParagraph"/>
        <w:numPr>
          <w:ilvl w:val="6"/>
          <w:numId w:val="1"/>
        </w:numPr>
        <w:rPr>
          <w:ins w:id="10" w:author="CORP\e.delapena" w:date="2023-12-18T14:48:00Z"/>
        </w:rPr>
      </w:pPr>
      <w:del w:id="11" w:author="CORP\e.delapena" w:date="2023-12-18T14:48:00Z">
        <w:r w:rsidDel="00AD3CD1">
          <w:delText>F</w:delText>
        </w:r>
        <w:r w:rsidRPr="00D11707" w:rsidDel="00AD3CD1">
          <w:delText xml:space="preserve">ollow </w:delText>
        </w:r>
        <w:r w:rsidR="00AB5F4B" w:rsidDel="00AD3CD1">
          <w:fldChar w:fldCharType="begin"/>
        </w:r>
        <w:r w:rsidR="00AB5F4B" w:rsidDel="00AD3CD1">
          <w:delInstrText xml:space="preserve"> HYPERLINK "Logistics_eComm%20Returns%20E</w:delInstrText>
        </w:r>
        <w:r w:rsidR="00AB5F4B" w:rsidDel="00AD3CD1">
          <w:delInstrText xml:space="preserve">xceptions%20Processing%20436.docx" </w:delInstrText>
        </w:r>
        <w:r w:rsidR="00AB5F4B" w:rsidDel="00AD3CD1">
          <w:fldChar w:fldCharType="separate"/>
        </w:r>
        <w:r w:rsidRPr="00FC1A01" w:rsidDel="00AD3CD1">
          <w:rPr>
            <w:rStyle w:val="Hyperlink"/>
            <w:b/>
          </w:rPr>
          <w:delText>Unsent</w:delText>
        </w:r>
        <w:r w:rsidR="00AB5F4B" w:rsidDel="00AD3CD1">
          <w:rPr>
            <w:rStyle w:val="Hyperlink"/>
            <w:b/>
          </w:rPr>
          <w:fldChar w:fldCharType="end"/>
        </w:r>
        <w:r w:rsidRPr="00413147" w:rsidDel="00AD3CD1">
          <w:rPr>
            <w:b/>
            <w:color w:val="244061" w:themeColor="accent1" w:themeShade="80"/>
          </w:rPr>
          <w:delText xml:space="preserve"> </w:delText>
        </w:r>
        <w:r w:rsidRPr="00A53787" w:rsidDel="00AD3CD1">
          <w:delText>procedure</w:delText>
        </w:r>
        <w:r w:rsidDel="00AD3CD1">
          <w:delText>.</w:delText>
        </w:r>
      </w:del>
      <w:ins w:id="12" w:author="CORP\e.delapena" w:date="2023-12-18T14:48:00Z">
        <w:r w:rsidR="00AD3CD1">
          <w:t>LPS team will research and inform the claims team to file a claim.</w:t>
        </w:r>
      </w:ins>
      <w:ins w:id="13" w:author="CORP\e.delapena" w:date="2023-12-18T14:52:00Z">
        <w:r w:rsidR="009F16CE">
          <w:t xml:space="preserve"> Item will be logged into a refusal report.</w:t>
        </w:r>
      </w:ins>
    </w:p>
    <w:p w14:paraId="3C559EAA" w14:textId="613F6510" w:rsidR="00AD3CD1" w:rsidRPr="00D11707" w:rsidRDefault="00AD3CD1" w:rsidP="00B53413">
      <w:pPr>
        <w:pStyle w:val="ListParagraph"/>
        <w:numPr>
          <w:ilvl w:val="6"/>
          <w:numId w:val="1"/>
        </w:numPr>
      </w:pPr>
      <w:ins w:id="14" w:author="CORP\e.delapena" w:date="2023-12-18T14:48:00Z">
        <w:r>
          <w:t xml:space="preserve">The claims team will notify </w:t>
        </w:r>
      </w:ins>
      <w:ins w:id="15" w:author="CORP\e.delapena" w:date="2023-12-18T14:49:00Z">
        <w:r>
          <w:t xml:space="preserve">LPS that a claim has been filed and they will then notify the 3PL to move forward to process the </w:t>
        </w:r>
      </w:ins>
      <w:ins w:id="16" w:author="CORP\e.delapena" w:date="2023-12-18T14:51:00Z">
        <w:r w:rsidR="009F16CE">
          <w:t>refusal</w:t>
        </w:r>
      </w:ins>
      <w:ins w:id="17" w:author="CORP\e.delapena" w:date="2023-12-18T14:53:00Z">
        <w:r w:rsidR="009F16CE">
          <w:t xml:space="preserve"> as an Empty Box.</w:t>
        </w:r>
      </w:ins>
    </w:p>
    <w:p w14:paraId="413BD3C4" w14:textId="77777777" w:rsidR="00B53413" w:rsidRPr="009F16CE" w:rsidRDefault="00B53413" w:rsidP="00B53413">
      <w:pPr>
        <w:pStyle w:val="ListParagraph"/>
        <w:numPr>
          <w:ilvl w:val="5"/>
          <w:numId w:val="1"/>
        </w:numPr>
        <w:rPr>
          <w:rPrChange w:id="18" w:author="CORP\e.delapena" w:date="2023-12-18T14:53:00Z">
            <w:rPr/>
          </w:rPrChange>
        </w:rPr>
      </w:pPr>
      <w:r w:rsidRPr="009F16CE">
        <w:rPr>
          <w:rPrChange w:id="19" w:author="CORP\e.delapena" w:date="2023-12-18T14:53:00Z">
            <w:rPr/>
          </w:rPrChange>
        </w:rPr>
        <w:t>If some items are missing</w:t>
      </w:r>
    </w:p>
    <w:p w14:paraId="3B63F1BE" w14:textId="6E4E9A39" w:rsidR="009F16CE" w:rsidRDefault="009F16CE" w:rsidP="00B53413">
      <w:pPr>
        <w:pStyle w:val="ListParagraph"/>
        <w:numPr>
          <w:ilvl w:val="6"/>
          <w:numId w:val="1"/>
        </w:numPr>
        <w:rPr>
          <w:ins w:id="20" w:author="CORP\e.delapena" w:date="2023-12-18T14:50:00Z"/>
        </w:rPr>
      </w:pPr>
      <w:ins w:id="21" w:author="CORP\e.delapena" w:date="2023-12-18T14:50:00Z">
        <w:r>
          <w:t>Move package to the exceptions cart.</w:t>
        </w:r>
      </w:ins>
    </w:p>
    <w:p w14:paraId="2CAA0F9E" w14:textId="4C964F58" w:rsidR="009F16CE" w:rsidRDefault="009F16CE" w:rsidP="009F16CE">
      <w:pPr>
        <w:pStyle w:val="ListParagraph"/>
        <w:numPr>
          <w:ilvl w:val="6"/>
          <w:numId w:val="1"/>
        </w:numPr>
        <w:rPr>
          <w:ins w:id="22" w:author="CORP\e.delapena" w:date="2023-12-18T14:50:00Z"/>
        </w:rPr>
      </w:pPr>
      <w:ins w:id="23" w:author="CORP\e.delapena" w:date="2023-12-18T14:50:00Z">
        <w:r>
          <w:t>LPS team will research and inform the claims team to file a claim.</w:t>
        </w:r>
      </w:ins>
      <w:ins w:id="24" w:author="CORP\e.delapena" w:date="2023-12-18T14:52:00Z">
        <w:r>
          <w:t xml:space="preserve"> Item will be logged into a refusal report. </w:t>
        </w:r>
      </w:ins>
    </w:p>
    <w:p w14:paraId="291A56F9" w14:textId="566A23BB" w:rsidR="009F16CE" w:rsidRPr="00D11707" w:rsidRDefault="009F16CE" w:rsidP="009F16CE">
      <w:pPr>
        <w:pStyle w:val="ListParagraph"/>
        <w:numPr>
          <w:ilvl w:val="6"/>
          <w:numId w:val="1"/>
        </w:numPr>
        <w:rPr>
          <w:ins w:id="25" w:author="CORP\e.delapena" w:date="2023-12-18T14:51:00Z"/>
        </w:rPr>
        <w:pPrChange w:id="26" w:author="CORP\e.delapena" w:date="2023-12-18T14:51:00Z">
          <w:pPr>
            <w:pStyle w:val="ListParagraph"/>
            <w:numPr>
              <w:ilvl w:val="6"/>
              <w:numId w:val="1"/>
            </w:numPr>
            <w:ind w:left="5040" w:hanging="360"/>
          </w:pPr>
        </w:pPrChange>
      </w:pPr>
      <w:ins w:id="27" w:author="CORP\e.delapena" w:date="2023-12-18T14:51:00Z">
        <w:r>
          <w:t xml:space="preserve">The claims team will notify LPS that a claim has been filed and they will then notify the 3PL to move forward to process the </w:t>
        </w:r>
        <w:r>
          <w:t>refusal</w:t>
        </w:r>
      </w:ins>
      <w:ins w:id="28" w:author="CORP\e.delapena" w:date="2023-12-18T14:54:00Z">
        <w:r>
          <w:t xml:space="preserve"> according to what has been received. </w:t>
        </w:r>
      </w:ins>
    </w:p>
    <w:p w14:paraId="2F37EBE2" w14:textId="47A7CA76" w:rsidR="00B53413" w:rsidDel="009F16CE" w:rsidRDefault="00B53413" w:rsidP="009F16CE">
      <w:pPr>
        <w:pStyle w:val="ListParagraph"/>
        <w:numPr>
          <w:ilvl w:val="6"/>
          <w:numId w:val="1"/>
        </w:numPr>
        <w:rPr>
          <w:del w:id="29" w:author="CORP\e.delapena" w:date="2023-12-18T14:51:00Z"/>
        </w:rPr>
      </w:pPr>
      <w:del w:id="30" w:author="CORP\e.delapena" w:date="2023-12-18T14:51:00Z">
        <w:r w:rsidDel="009F16CE">
          <w:delText>P</w:delText>
        </w:r>
        <w:r w:rsidRPr="00D11707" w:rsidDel="009F16CE">
          <w:delText xml:space="preserve">rocess and close out </w:delText>
        </w:r>
        <w:r w:rsidR="00DA48D7" w:rsidDel="009F16CE">
          <w:delText xml:space="preserve">the </w:delText>
        </w:r>
        <w:r w:rsidRPr="00D11707" w:rsidDel="009F16CE">
          <w:delText xml:space="preserve">items </w:delText>
        </w:r>
        <w:r w:rsidR="00DA48D7" w:rsidDel="009F16CE">
          <w:delText xml:space="preserve">that are </w:delText>
        </w:r>
        <w:r w:rsidDel="009F16CE">
          <w:delText>inside</w:delText>
        </w:r>
        <w:r w:rsidR="00DA48D7" w:rsidDel="009F16CE">
          <w:delText xml:space="preserve"> of the</w:delText>
        </w:r>
        <w:r w:rsidDel="009F16CE">
          <w:delText xml:space="preserve"> package.</w:delText>
        </w:r>
      </w:del>
    </w:p>
    <w:p w14:paraId="0F61033D" w14:textId="53DCAE00" w:rsidR="00B53413" w:rsidDel="009F16CE" w:rsidRDefault="00B53413" w:rsidP="00B53413">
      <w:pPr>
        <w:pStyle w:val="ListParagraph"/>
        <w:numPr>
          <w:ilvl w:val="6"/>
          <w:numId w:val="1"/>
        </w:numPr>
        <w:rPr>
          <w:del w:id="31" w:author="CORP\e.delapena" w:date="2023-12-18T14:50:00Z"/>
        </w:rPr>
      </w:pPr>
      <w:del w:id="32" w:author="CORP\e.delapena" w:date="2023-12-18T14:50:00Z">
        <w:r w:rsidDel="009F16CE">
          <w:delText>M</w:delText>
        </w:r>
        <w:r w:rsidRPr="00D11707" w:rsidDel="009F16CE">
          <w:delText xml:space="preserve">ove </w:delText>
        </w:r>
        <w:r w:rsidDel="009F16CE">
          <w:delText xml:space="preserve">package </w:delText>
        </w:r>
        <w:r w:rsidRPr="00D11707" w:rsidDel="009F16CE">
          <w:delText>to exceptions cart</w:delText>
        </w:r>
        <w:r w:rsidDel="009F16CE">
          <w:delText>.</w:delText>
        </w:r>
      </w:del>
    </w:p>
    <w:p w14:paraId="17C5EF3D" w14:textId="7B292A76" w:rsidR="00B53413" w:rsidRPr="00D11707" w:rsidDel="009F16CE" w:rsidRDefault="00B53413" w:rsidP="00B53413">
      <w:pPr>
        <w:pStyle w:val="ListParagraph"/>
        <w:numPr>
          <w:ilvl w:val="6"/>
          <w:numId w:val="1"/>
        </w:numPr>
        <w:rPr>
          <w:del w:id="33" w:author="CORP\e.delapena" w:date="2023-12-18T14:51:00Z"/>
        </w:rPr>
      </w:pPr>
      <w:del w:id="34" w:author="CORP\e.delapena" w:date="2023-12-18T14:51:00Z">
        <w:r w:rsidDel="009F16CE">
          <w:delText>F</w:delText>
        </w:r>
        <w:r w:rsidRPr="00D11707" w:rsidDel="009F16CE">
          <w:delText xml:space="preserve">ollow </w:delText>
        </w:r>
        <w:r w:rsidR="00AB5F4B" w:rsidDel="009F16CE">
          <w:fldChar w:fldCharType="begin"/>
        </w:r>
        <w:r w:rsidR="00AB5F4B" w:rsidDel="009F16CE">
          <w:delInstrText xml:space="preserve"> HYPERLINK "Logistics_eComm%20Returns%20Exceptions%20Processing%20436.docx" </w:delInstrText>
        </w:r>
        <w:r w:rsidR="00AB5F4B" w:rsidDel="009F16CE">
          <w:fldChar w:fldCharType="separate"/>
        </w:r>
        <w:r w:rsidRPr="00FC1A01" w:rsidDel="009F16CE">
          <w:rPr>
            <w:rStyle w:val="Hyperlink"/>
            <w:b/>
          </w:rPr>
          <w:delText>Unsent</w:delText>
        </w:r>
        <w:r w:rsidR="00AB5F4B" w:rsidDel="009F16CE">
          <w:rPr>
            <w:rStyle w:val="Hyperlink"/>
            <w:b/>
          </w:rPr>
          <w:fldChar w:fldCharType="end"/>
        </w:r>
        <w:r w:rsidRPr="00413147" w:rsidDel="009F16CE">
          <w:rPr>
            <w:b/>
            <w:color w:val="244061" w:themeColor="accent1" w:themeShade="80"/>
          </w:rPr>
          <w:delText xml:space="preserve"> </w:delText>
        </w:r>
        <w:r w:rsidRPr="00A53787" w:rsidDel="009F16CE">
          <w:delText>procedure</w:delText>
        </w:r>
        <w:r w:rsidR="00DA48D7" w:rsidDel="009F16CE">
          <w:delText xml:space="preserve"> for missing items.</w:delText>
        </w:r>
      </w:del>
    </w:p>
    <w:p w14:paraId="61082152" w14:textId="1142B77D" w:rsidR="00C30B1A" w:rsidRDefault="00165039" w:rsidP="00C30B1A">
      <w:pPr>
        <w:pStyle w:val="ListParagraph"/>
        <w:numPr>
          <w:ilvl w:val="2"/>
          <w:numId w:val="1"/>
        </w:numPr>
      </w:pPr>
      <w:r>
        <w:t xml:space="preserve">Associate assesses </w:t>
      </w:r>
      <w:r w:rsidR="00B53413">
        <w:t>product box</w:t>
      </w:r>
      <w:r>
        <w:t>.</w:t>
      </w:r>
    </w:p>
    <w:p w14:paraId="4785F93F" w14:textId="21177C92" w:rsidR="00DA48D7" w:rsidRDefault="00DA48D7" w:rsidP="00DA48D7">
      <w:pPr>
        <w:pStyle w:val="ListParagraph"/>
        <w:numPr>
          <w:ilvl w:val="3"/>
          <w:numId w:val="1"/>
        </w:numPr>
      </w:pPr>
      <w:r>
        <w:t xml:space="preserve">Product </w:t>
      </w:r>
      <w:r w:rsidR="00CF6CE0">
        <w:t>Information Validation</w:t>
      </w:r>
    </w:p>
    <w:p w14:paraId="66600287" w14:textId="14BA371D" w:rsidR="00C30B1A" w:rsidRDefault="00C30B1A" w:rsidP="00CF6CE0">
      <w:pPr>
        <w:pStyle w:val="ListParagraph"/>
        <w:numPr>
          <w:ilvl w:val="4"/>
          <w:numId w:val="1"/>
        </w:numPr>
      </w:pPr>
      <w:r w:rsidRPr="00253692">
        <w:t xml:space="preserve">Products scanned for </w:t>
      </w:r>
      <w:r w:rsidR="00A80832">
        <w:t>serial number (</w:t>
      </w:r>
      <w:r w:rsidRPr="00253692">
        <w:t>S/N</w:t>
      </w:r>
      <w:r w:rsidR="00A80832">
        <w:t>)</w:t>
      </w:r>
      <w:r w:rsidRPr="00253692">
        <w:t xml:space="preserve"> include</w:t>
      </w:r>
    </w:p>
    <w:p w14:paraId="375440C2" w14:textId="38A328C6" w:rsidR="00C30B1A" w:rsidRPr="00253692" w:rsidRDefault="00C30B1A" w:rsidP="00CF6CE0">
      <w:pPr>
        <w:pStyle w:val="ListParagraph"/>
        <w:numPr>
          <w:ilvl w:val="5"/>
          <w:numId w:val="1"/>
        </w:numPr>
      </w:pPr>
      <w:r w:rsidRPr="00253692">
        <w:t>Accessories (watch bands, phone cases)</w:t>
      </w:r>
    </w:p>
    <w:p w14:paraId="364516F6" w14:textId="174AEF84" w:rsidR="00C30B1A" w:rsidRDefault="00C30B1A" w:rsidP="00CF6CE0">
      <w:pPr>
        <w:pStyle w:val="ListParagraph"/>
        <w:numPr>
          <w:ilvl w:val="5"/>
          <w:numId w:val="1"/>
        </w:numPr>
      </w:pPr>
      <w:r w:rsidRPr="00253692">
        <w:t>Chargers (including wireless)</w:t>
      </w:r>
    </w:p>
    <w:p w14:paraId="138EB5F5" w14:textId="702CC895" w:rsidR="00C30B1A" w:rsidRPr="001E36DE" w:rsidRDefault="00C30B1A" w:rsidP="00CF6CE0">
      <w:pPr>
        <w:pStyle w:val="ListParagraph"/>
        <w:numPr>
          <w:ilvl w:val="5"/>
          <w:numId w:val="1"/>
        </w:numPr>
      </w:pPr>
      <w:r>
        <w:t>Galaxy Buds</w:t>
      </w:r>
    </w:p>
    <w:p w14:paraId="25814742" w14:textId="77777777" w:rsidR="00C30B1A" w:rsidRDefault="00C30B1A" w:rsidP="00CF6CE0">
      <w:pPr>
        <w:pStyle w:val="ListParagraph"/>
        <w:numPr>
          <w:ilvl w:val="4"/>
          <w:numId w:val="1"/>
        </w:numPr>
      </w:pPr>
      <w:r w:rsidRPr="00253692">
        <w:t>Products scanned for IMEI include</w:t>
      </w:r>
    </w:p>
    <w:p w14:paraId="16F41766" w14:textId="6176CC1C" w:rsidR="00C30B1A" w:rsidRDefault="00C30B1A" w:rsidP="00CF6CE0">
      <w:pPr>
        <w:pStyle w:val="ListParagraph"/>
        <w:numPr>
          <w:ilvl w:val="5"/>
          <w:numId w:val="1"/>
        </w:numPr>
      </w:pPr>
      <w:r w:rsidRPr="00253692">
        <w:t>Watches</w:t>
      </w:r>
    </w:p>
    <w:p w14:paraId="42C1DFE7" w14:textId="4C0DE349" w:rsidR="00B23CFD" w:rsidRDefault="00C30B1A" w:rsidP="005F1BA4">
      <w:pPr>
        <w:pStyle w:val="ListParagraph"/>
        <w:numPr>
          <w:ilvl w:val="5"/>
          <w:numId w:val="1"/>
        </w:numPr>
        <w:rPr>
          <w:ins w:id="35" w:author="CORP\e.delapena" w:date="2023-12-18T14:56:00Z"/>
        </w:rPr>
      </w:pPr>
      <w:r w:rsidRPr="00253692">
        <w:t>Phones</w:t>
      </w:r>
    </w:p>
    <w:p w14:paraId="4BD535AB" w14:textId="3E9F681D" w:rsidR="009F16CE" w:rsidRDefault="009F16CE" w:rsidP="005F1BA4">
      <w:pPr>
        <w:pStyle w:val="ListParagraph"/>
        <w:numPr>
          <w:ilvl w:val="5"/>
          <w:numId w:val="1"/>
        </w:numPr>
      </w:pPr>
      <w:ins w:id="36" w:author="CORP\e.delapena" w:date="2023-12-18T14:56:00Z">
        <w:r>
          <w:t>PCs</w:t>
        </w:r>
      </w:ins>
    </w:p>
    <w:p w14:paraId="57ED1BE4" w14:textId="3B0A7863" w:rsidR="00D9241E" w:rsidRDefault="00D9241E" w:rsidP="00D9241E">
      <w:pPr>
        <w:pStyle w:val="ListParagraph"/>
        <w:numPr>
          <w:ilvl w:val="3"/>
          <w:numId w:val="1"/>
        </w:numPr>
      </w:pPr>
      <w:r>
        <w:t xml:space="preserve">If product was not shipped back inside of original product box </w:t>
      </w:r>
    </w:p>
    <w:p w14:paraId="3E53E8A6" w14:textId="201B6728" w:rsidR="00D9241E" w:rsidRDefault="00D9241E" w:rsidP="00D9241E">
      <w:pPr>
        <w:pStyle w:val="ListParagraph"/>
        <w:numPr>
          <w:ilvl w:val="4"/>
          <w:numId w:val="1"/>
        </w:numPr>
      </w:pPr>
      <w:r>
        <w:t>Check S/N</w:t>
      </w:r>
      <w:r w:rsidR="00A80832">
        <w:t xml:space="preserve"> </w:t>
      </w:r>
      <w:r>
        <w:t xml:space="preserve">or </w:t>
      </w:r>
      <w:r w:rsidR="00DA48D7">
        <w:t xml:space="preserve">IMEI on product itself </w:t>
      </w:r>
      <w:r>
        <w:t>to confirm match in 3PL WMS.</w:t>
      </w:r>
    </w:p>
    <w:p w14:paraId="3410F495" w14:textId="4EBB01FA" w:rsidR="00D9241E" w:rsidRDefault="00D9241E" w:rsidP="00D9241E">
      <w:pPr>
        <w:pStyle w:val="ListParagraph"/>
        <w:numPr>
          <w:ilvl w:val="5"/>
          <w:numId w:val="1"/>
        </w:numPr>
      </w:pPr>
      <w:r>
        <w:t>If pr</w:t>
      </w:r>
      <w:r w:rsidR="00DA48D7">
        <w:t>oduct S/N or IMEI match</w:t>
      </w:r>
    </w:p>
    <w:p w14:paraId="0983CE86" w14:textId="70EB0DFB" w:rsidR="00D9241E" w:rsidRDefault="00D9241E" w:rsidP="00D9241E">
      <w:pPr>
        <w:pStyle w:val="ListParagraph"/>
        <w:numPr>
          <w:ilvl w:val="6"/>
          <w:numId w:val="1"/>
        </w:numPr>
      </w:pPr>
      <w:r>
        <w:t xml:space="preserve">Repack product in </w:t>
      </w:r>
      <w:r w:rsidRPr="00A13905">
        <w:t>new</w:t>
      </w:r>
      <w:r w:rsidRPr="004C44E3">
        <w:t xml:space="preserve"> product box.</w:t>
      </w:r>
    </w:p>
    <w:p w14:paraId="313C8788" w14:textId="35B75A15" w:rsidR="00104D95" w:rsidRDefault="00A97C94" w:rsidP="00D9241E">
      <w:pPr>
        <w:pStyle w:val="ListParagraph"/>
        <w:numPr>
          <w:ilvl w:val="6"/>
          <w:numId w:val="1"/>
        </w:numPr>
      </w:pPr>
      <w:r>
        <w:t>Proceed to Put Away P</w:t>
      </w:r>
      <w:r w:rsidR="00104D95">
        <w:t>reparation step. (4.D.4)</w:t>
      </w:r>
    </w:p>
    <w:p w14:paraId="2096AEB8" w14:textId="4A10668D" w:rsidR="00D9241E" w:rsidRDefault="00D9241E" w:rsidP="00D9241E">
      <w:pPr>
        <w:pStyle w:val="ListParagraph"/>
        <w:numPr>
          <w:ilvl w:val="5"/>
          <w:numId w:val="1"/>
        </w:numPr>
      </w:pPr>
      <w:r>
        <w:t xml:space="preserve">If product </w:t>
      </w:r>
      <w:r w:rsidR="00DA48D7">
        <w:t>S/N or IMEI do not match</w:t>
      </w:r>
    </w:p>
    <w:p w14:paraId="4FB9799F" w14:textId="2F427FE2" w:rsidR="00D9241E" w:rsidRDefault="00D9241E" w:rsidP="00D9241E">
      <w:pPr>
        <w:pStyle w:val="ListParagraph"/>
        <w:numPr>
          <w:ilvl w:val="6"/>
          <w:numId w:val="1"/>
        </w:numPr>
      </w:pPr>
      <w:r>
        <w:t xml:space="preserve">Repack product in </w:t>
      </w:r>
      <w:r w:rsidRPr="00A13905">
        <w:t>new</w:t>
      </w:r>
      <w:r w:rsidRPr="004C44E3">
        <w:t xml:space="preserve"> product box.</w:t>
      </w:r>
    </w:p>
    <w:p w14:paraId="197BAC1F" w14:textId="40E3ED3A" w:rsidR="00D9241E" w:rsidRDefault="00D9241E" w:rsidP="00D9241E">
      <w:pPr>
        <w:pStyle w:val="ListParagraph"/>
        <w:numPr>
          <w:ilvl w:val="6"/>
          <w:numId w:val="1"/>
        </w:numPr>
      </w:pPr>
      <w:r>
        <w:lastRenderedPageBreak/>
        <w:t>Move product to exceptions cart.</w:t>
      </w:r>
    </w:p>
    <w:p w14:paraId="56DC9824" w14:textId="239AF367" w:rsidR="00D9241E" w:rsidRDefault="00D9241E" w:rsidP="00D9241E">
      <w:pPr>
        <w:pStyle w:val="ListParagraph"/>
        <w:numPr>
          <w:ilvl w:val="6"/>
          <w:numId w:val="1"/>
        </w:numPr>
      </w:pPr>
      <w:r>
        <w:t xml:space="preserve">Follow </w:t>
      </w:r>
      <w:hyperlink r:id="rId18" w:history="1">
        <w:r w:rsidRPr="00FC1A01">
          <w:rPr>
            <w:rStyle w:val="Hyperlink"/>
            <w:b/>
          </w:rPr>
          <w:t>Exception</w:t>
        </w:r>
      </w:hyperlink>
      <w:r w:rsidRPr="00413147">
        <w:rPr>
          <w:b/>
          <w:color w:val="244061" w:themeColor="accent1" w:themeShade="80"/>
        </w:rPr>
        <w:t xml:space="preserve"> </w:t>
      </w:r>
      <w:r w:rsidRPr="00A53787">
        <w:t>procedure</w:t>
      </w:r>
      <w:r>
        <w:t>.</w:t>
      </w:r>
    </w:p>
    <w:p w14:paraId="4D592794" w14:textId="57961CDE" w:rsidR="005F1BA4" w:rsidRDefault="005F1BA4" w:rsidP="005F1BA4">
      <w:pPr>
        <w:pStyle w:val="ListParagraph"/>
        <w:ind w:left="504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405025" wp14:editId="2CA9B7EF">
                <wp:simplePos x="0" y="0"/>
                <wp:positionH relativeFrom="column">
                  <wp:posOffset>3594735</wp:posOffset>
                </wp:positionH>
                <wp:positionV relativeFrom="paragraph">
                  <wp:posOffset>2602865</wp:posOffset>
                </wp:positionV>
                <wp:extent cx="1960245" cy="170815"/>
                <wp:effectExtent l="0" t="0" r="1905" b="635"/>
                <wp:wrapTopAndBottom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1708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BB1AFA" w14:textId="77777777" w:rsidR="004613D4" w:rsidRPr="004369F2" w:rsidRDefault="004613D4" w:rsidP="004613D4">
                            <w:pPr>
                              <w:pStyle w:val="Caption"/>
                              <w:rPr>
                                <w:i w:val="0"/>
                                <w:noProof/>
                                <w:color w:val="auto"/>
                              </w:rPr>
                            </w:pPr>
                            <w:r w:rsidRPr="004369F2">
                              <w:rPr>
                                <w:i w:val="0"/>
                                <w:color w:val="auto"/>
                              </w:rPr>
                              <w:t>Enter S/N found on product</w:t>
                            </w:r>
                            <w:r>
                              <w:rPr>
                                <w:i w:val="0"/>
                                <w:color w:val="auto"/>
                              </w:rPr>
                              <w:t xml:space="preserve"> in 3PL WMS</w:t>
                            </w:r>
                            <w:r w:rsidRPr="004369F2">
                              <w:rPr>
                                <w:i w:val="0"/>
                                <w:color w:val="auto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05025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7" type="#_x0000_t202" style="position:absolute;left:0;text-align:left;margin-left:283.05pt;margin-top:204.95pt;width:154.35pt;height:13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" stroked="f">
                <v:textbox inset="0,0,0,0">
                  <w:txbxContent>
                    <w:p w14:paraId="11BB1AFA" w14:textId="77777777" w:rsidR="004613D4" w:rsidRPr="004369F2" w:rsidRDefault="004613D4" w:rsidP="004613D4">
                      <w:pPr>
                        <w:pStyle w:val="Caption"/>
                        <w:rPr>
                          <w:i w:val="0"/>
                          <w:noProof/>
                          <w:color w:val="auto"/>
                        </w:rPr>
                      </w:pPr>
                      <w:r w:rsidRPr="004369F2">
                        <w:rPr>
                          <w:i w:val="0"/>
                          <w:color w:val="auto"/>
                        </w:rPr>
                        <w:t>Enter S/N found on product</w:t>
                      </w:r>
                      <w:r>
                        <w:rPr>
                          <w:i w:val="0"/>
                          <w:color w:val="auto"/>
                        </w:rPr>
                        <w:t xml:space="preserve"> in 3PL WMS</w:t>
                      </w:r>
                      <w:r w:rsidRPr="004369F2">
                        <w:rPr>
                          <w:i w:val="0"/>
                          <w:color w:val="auto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72576" behindDoc="0" locked="0" layoutInCell="1" allowOverlap="1" wp14:anchorId="4905ABD4" wp14:editId="0468539C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3310255" cy="2211705"/>
            <wp:effectExtent l="0" t="0" r="4445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n zoomed in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242E3A" wp14:editId="609D977F">
                <wp:simplePos x="0" y="0"/>
                <wp:positionH relativeFrom="margin">
                  <wp:posOffset>50800</wp:posOffset>
                </wp:positionH>
                <wp:positionV relativeFrom="paragraph">
                  <wp:posOffset>2618105</wp:posOffset>
                </wp:positionV>
                <wp:extent cx="1965325" cy="219710"/>
                <wp:effectExtent l="0" t="0" r="0" b="8890"/>
                <wp:wrapTopAndBottom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325" cy="2197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069F84" w14:textId="77777777" w:rsidR="004613D4" w:rsidRPr="00C070C7" w:rsidRDefault="004613D4" w:rsidP="004613D4">
                            <w:pPr>
                              <w:pStyle w:val="Caption"/>
                              <w:rPr>
                                <w:i w:val="0"/>
                                <w:noProof/>
                                <w:color w:val="auto"/>
                              </w:rPr>
                            </w:pPr>
                            <w:r w:rsidRPr="00C070C7">
                              <w:rPr>
                                <w:i w:val="0"/>
                                <w:color w:val="auto"/>
                              </w:rPr>
                              <w:t>Enter IMEI found on product in 3PL WMS.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42E3A" id="Text Box 30" o:spid="_x0000_s1028" type="#_x0000_t202" style="position:absolute;left:0;text-align:left;margin-left:4pt;margin-top:206.15pt;width:154.75pt;height:17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" stroked="f">
                <v:textbox inset="0,0,0,0">
                  <w:txbxContent>
                    <w:p w14:paraId="52069F84" w14:textId="77777777" w:rsidR="004613D4" w:rsidRPr="00C070C7" w:rsidRDefault="004613D4" w:rsidP="004613D4">
                      <w:pPr>
                        <w:pStyle w:val="Caption"/>
                        <w:rPr>
                          <w:i w:val="0"/>
                          <w:noProof/>
                          <w:color w:val="auto"/>
                        </w:rPr>
                      </w:pPr>
                      <w:r w:rsidRPr="00C070C7">
                        <w:rPr>
                          <w:i w:val="0"/>
                          <w:color w:val="auto"/>
                        </w:rPr>
                        <w:t>Enter IMEI found on product in 3PL WMS.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74624" behindDoc="0" locked="0" layoutInCell="1" allowOverlap="1" wp14:anchorId="2F4477A9" wp14:editId="1DE11D84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3068955" cy="2384425"/>
            <wp:effectExtent l="0" t="0" r="0" b="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ei zoomed in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23ADD" w14:textId="048830F4" w:rsidR="005F1BA4" w:rsidRDefault="005F1BA4" w:rsidP="005F1BA4">
      <w:pPr>
        <w:pStyle w:val="ListParagraph"/>
        <w:ind w:left="5040"/>
      </w:pPr>
    </w:p>
    <w:p w14:paraId="73AD3C54" w14:textId="666BEF3D" w:rsidR="004613D4" w:rsidRDefault="004613D4" w:rsidP="004613D4">
      <w:pPr>
        <w:pStyle w:val="ListParagraph"/>
        <w:numPr>
          <w:ilvl w:val="3"/>
          <w:numId w:val="1"/>
        </w:numPr>
      </w:pPr>
      <w:r w:rsidRPr="00D11732">
        <w:t>I</w:t>
      </w:r>
      <w:r>
        <w:t xml:space="preserve">f </w:t>
      </w:r>
      <w:r w:rsidRPr="00D11732">
        <w:t>original</w:t>
      </w:r>
      <w:r>
        <w:t xml:space="preserve"> seals on product box are not broken</w:t>
      </w:r>
    </w:p>
    <w:p w14:paraId="57F04951" w14:textId="53EB53F2" w:rsidR="004613D4" w:rsidRPr="002B4EF2" w:rsidRDefault="00B44C5A" w:rsidP="004613D4">
      <w:pPr>
        <w:pStyle w:val="ListParagraph"/>
        <w:numPr>
          <w:ilvl w:val="4"/>
          <w:numId w:val="1"/>
        </w:numPr>
      </w:pPr>
      <w:r>
        <w:t>Scan S/N</w:t>
      </w:r>
      <w:r w:rsidR="004613D4" w:rsidRPr="002B4EF2">
        <w:t xml:space="preserve"> or IMEI on product box to confirm match in 3PL WMS.</w:t>
      </w:r>
    </w:p>
    <w:p w14:paraId="38398A5C" w14:textId="0D998D67" w:rsidR="004613D4" w:rsidRPr="002B4EF2" w:rsidRDefault="004613D4" w:rsidP="004613D4">
      <w:pPr>
        <w:pStyle w:val="ListParagraph"/>
        <w:numPr>
          <w:ilvl w:val="5"/>
          <w:numId w:val="1"/>
        </w:numPr>
      </w:pPr>
      <w:r w:rsidRPr="002B4EF2">
        <w:t>If S/N</w:t>
      </w:r>
      <w:r w:rsidR="00DA48D7">
        <w:t xml:space="preserve"> or IMEI match</w:t>
      </w:r>
      <w:r w:rsidR="00CF6CE0">
        <w:t>, proceed to Put Away P</w:t>
      </w:r>
      <w:r w:rsidRPr="002B4EF2">
        <w:t>reparation step. (4.D.4)</w:t>
      </w:r>
    </w:p>
    <w:p w14:paraId="127DAE69" w14:textId="54D5A6CD" w:rsidR="004613D4" w:rsidRPr="002B4EF2" w:rsidRDefault="004613D4" w:rsidP="004613D4">
      <w:pPr>
        <w:pStyle w:val="ListParagraph"/>
        <w:numPr>
          <w:ilvl w:val="5"/>
          <w:numId w:val="1"/>
        </w:numPr>
      </w:pPr>
      <w:r w:rsidRPr="002B4EF2">
        <w:t xml:space="preserve">If </w:t>
      </w:r>
      <w:r w:rsidR="00DA48D7">
        <w:t>S/N or IMEI do not match</w:t>
      </w:r>
    </w:p>
    <w:p w14:paraId="7A98B474" w14:textId="0EDFB93B" w:rsidR="004613D4" w:rsidRPr="002B4EF2" w:rsidRDefault="004613D4" w:rsidP="004613D4">
      <w:pPr>
        <w:pStyle w:val="ListParagraph"/>
        <w:numPr>
          <w:ilvl w:val="6"/>
          <w:numId w:val="1"/>
        </w:numPr>
      </w:pPr>
      <w:r w:rsidRPr="002B4EF2">
        <w:t>Put product on exceptions cart.</w:t>
      </w:r>
    </w:p>
    <w:p w14:paraId="28273B35" w14:textId="2098480B" w:rsidR="004613D4" w:rsidRDefault="004613D4" w:rsidP="004613D4">
      <w:pPr>
        <w:pStyle w:val="ListParagraph"/>
        <w:numPr>
          <w:ilvl w:val="6"/>
          <w:numId w:val="1"/>
        </w:numPr>
      </w:pPr>
      <w:r w:rsidRPr="002B4EF2">
        <w:t xml:space="preserve">Follow </w:t>
      </w:r>
      <w:hyperlink r:id="rId21" w:history="1">
        <w:r w:rsidR="002B4EF2" w:rsidRPr="00FC1A01">
          <w:rPr>
            <w:rStyle w:val="Hyperlink"/>
            <w:b/>
          </w:rPr>
          <w:t>Exception</w:t>
        </w:r>
      </w:hyperlink>
      <w:r w:rsidRPr="002B4EF2">
        <w:rPr>
          <w:b/>
          <w:color w:val="244061" w:themeColor="accent1" w:themeShade="80"/>
        </w:rPr>
        <w:t xml:space="preserve"> </w:t>
      </w:r>
      <w:r w:rsidRPr="002B4EF2">
        <w:t>procedure.</w:t>
      </w:r>
    </w:p>
    <w:p w14:paraId="194F4C9D" w14:textId="6E480E8D" w:rsidR="005F1BA4" w:rsidRDefault="00CC46E5" w:rsidP="005F1BA4">
      <w:pPr>
        <w:pStyle w:val="ListParagraph"/>
        <w:ind w:left="5040"/>
      </w:pPr>
      <w:r>
        <w:rPr>
          <w:noProof/>
          <w:lang w:eastAsia="en-US"/>
        </w:rPr>
        <w:drawing>
          <wp:anchor distT="0" distB="0" distL="114300" distR="114300" simplePos="0" relativeHeight="251677696" behindDoc="0" locked="0" layoutInCell="1" allowOverlap="1" wp14:anchorId="720A5D8A" wp14:editId="2647AA38">
            <wp:simplePos x="0" y="0"/>
            <wp:positionH relativeFrom="margin">
              <wp:posOffset>2054431</wp:posOffset>
            </wp:positionH>
            <wp:positionV relativeFrom="page">
              <wp:posOffset>8704613</wp:posOffset>
            </wp:positionV>
            <wp:extent cx="1799112" cy="895911"/>
            <wp:effectExtent l="0" t="0" r="0" b="0"/>
            <wp:wrapTopAndBottom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broken seals zoomed in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04067" cy="898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BA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20A99D" wp14:editId="39F861C6">
                <wp:simplePos x="0" y="0"/>
                <wp:positionH relativeFrom="margin">
                  <wp:align>right</wp:align>
                </wp:positionH>
                <wp:positionV relativeFrom="paragraph">
                  <wp:posOffset>2129155</wp:posOffset>
                </wp:positionV>
                <wp:extent cx="2384425" cy="161925"/>
                <wp:effectExtent l="0" t="0" r="0" b="9525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425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57AE54" w14:textId="77777777" w:rsidR="004613D4" w:rsidRPr="009C2343" w:rsidRDefault="004613D4" w:rsidP="004613D4">
                            <w:pPr>
                              <w:pStyle w:val="Caption"/>
                              <w:rPr>
                                <w:i w:val="0"/>
                                <w:noProof/>
                                <w:color w:val="000000" w:themeColor="text1"/>
                              </w:rPr>
                            </w:pPr>
                            <w:r w:rsidRPr="009C2343">
                              <w:rPr>
                                <w:i w:val="0"/>
                                <w:color w:val="000000" w:themeColor="text1"/>
                              </w:rPr>
                              <w:t xml:space="preserve">Scan S/N </w:t>
                            </w:r>
                            <w:r>
                              <w:rPr>
                                <w:i w:val="0"/>
                                <w:color w:val="000000" w:themeColor="text1"/>
                              </w:rPr>
                              <w:t>on product box in 3PL WMS</w:t>
                            </w:r>
                            <w:r w:rsidRPr="009C2343">
                              <w:rPr>
                                <w:i w:val="0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0A99D" id="Text Box 2" o:spid="_x0000_s1029" type="#_x0000_t202" style="position:absolute;left:0;text-align:left;margin-left:136.55pt;margin-top:167.65pt;width:187.75pt;height:12.75pt;z-index:2516715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" stroked="f">
                <v:textbox inset="0,0,0,0">
                  <w:txbxContent>
                    <w:p w14:paraId="7257AE54" w14:textId="77777777" w:rsidR="004613D4" w:rsidRPr="009C2343" w:rsidRDefault="004613D4" w:rsidP="004613D4">
                      <w:pPr>
                        <w:pStyle w:val="Caption"/>
                        <w:rPr>
                          <w:i w:val="0"/>
                          <w:noProof/>
                          <w:color w:val="000000" w:themeColor="text1"/>
                        </w:rPr>
                      </w:pPr>
                      <w:r w:rsidRPr="009C2343">
                        <w:rPr>
                          <w:i w:val="0"/>
                          <w:color w:val="000000" w:themeColor="text1"/>
                        </w:rPr>
                        <w:t xml:space="preserve">Scan S/N </w:t>
                      </w:r>
                      <w:r>
                        <w:rPr>
                          <w:i w:val="0"/>
                          <w:color w:val="000000" w:themeColor="text1"/>
                        </w:rPr>
                        <w:t>on product box in 3PL WMS</w:t>
                      </w:r>
                      <w:r w:rsidRPr="009C2343">
                        <w:rPr>
                          <w:i w:val="0"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1BA4">
        <w:rPr>
          <w:noProof/>
          <w:lang w:eastAsia="en-US"/>
        </w:rPr>
        <w:drawing>
          <wp:anchor distT="0" distB="0" distL="114300" distR="114300" simplePos="0" relativeHeight="251669504" behindDoc="0" locked="0" layoutInCell="1" allowOverlap="1" wp14:anchorId="7D6E524E" wp14:editId="12F909B0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2384425" cy="1782445"/>
            <wp:effectExtent l="0" t="0" r="0" b="825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RP_SN_Snip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BA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19C99A" wp14:editId="7D0106E9">
                <wp:simplePos x="0" y="0"/>
                <wp:positionH relativeFrom="margin">
                  <wp:align>left</wp:align>
                </wp:positionH>
                <wp:positionV relativeFrom="paragraph">
                  <wp:posOffset>2144395</wp:posOffset>
                </wp:positionV>
                <wp:extent cx="2857500" cy="184785"/>
                <wp:effectExtent l="0" t="0" r="0" b="5715"/>
                <wp:wrapTopAndBottom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847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C7BD6F" w14:textId="77777777" w:rsidR="004613D4" w:rsidRPr="009C2343" w:rsidRDefault="004613D4" w:rsidP="004613D4">
                            <w:pPr>
                              <w:pStyle w:val="Caption"/>
                              <w:rPr>
                                <w:i w:val="0"/>
                                <w:noProof/>
                                <w:color w:val="000000" w:themeColor="text1"/>
                              </w:rPr>
                            </w:pPr>
                            <w:r w:rsidRPr="009C2343">
                              <w:rPr>
                                <w:i w:val="0"/>
                                <w:color w:val="000000" w:themeColor="text1"/>
                              </w:rPr>
                              <w:t>Scan IMEI</w:t>
                            </w:r>
                            <w:r>
                              <w:rPr>
                                <w:i w:val="0"/>
                                <w:color w:val="000000" w:themeColor="text1"/>
                              </w:rPr>
                              <w:t xml:space="preserve"> on product box</w:t>
                            </w:r>
                            <w:r w:rsidRPr="009C2343">
                              <w:rPr>
                                <w:i w:val="0"/>
                                <w:color w:val="000000" w:themeColor="text1"/>
                              </w:rPr>
                              <w:t xml:space="preserve"> in </w:t>
                            </w:r>
                            <w:r>
                              <w:rPr>
                                <w:i w:val="0"/>
                                <w:color w:val="000000" w:themeColor="text1"/>
                              </w:rPr>
                              <w:t>3PL WMS</w:t>
                            </w:r>
                            <w:r w:rsidRPr="009C2343">
                              <w:rPr>
                                <w:i w:val="0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9C99A" id="Text Box 6" o:spid="_x0000_s1030" type="#_x0000_t202" style="position:absolute;left:0;text-align:left;margin-left:0;margin-top:168.85pt;width:225pt;height:14.5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" stroked="f">
                <v:textbox inset="0,0,0,0">
                  <w:txbxContent>
                    <w:p w14:paraId="28C7BD6F" w14:textId="77777777" w:rsidR="004613D4" w:rsidRPr="009C2343" w:rsidRDefault="004613D4" w:rsidP="004613D4">
                      <w:pPr>
                        <w:pStyle w:val="Caption"/>
                        <w:rPr>
                          <w:i w:val="0"/>
                          <w:noProof/>
                          <w:color w:val="000000" w:themeColor="text1"/>
                        </w:rPr>
                      </w:pPr>
                      <w:r w:rsidRPr="009C2343">
                        <w:rPr>
                          <w:i w:val="0"/>
                          <w:color w:val="000000" w:themeColor="text1"/>
                        </w:rPr>
                        <w:t>Scan IMEI</w:t>
                      </w:r>
                      <w:r>
                        <w:rPr>
                          <w:i w:val="0"/>
                          <w:color w:val="000000" w:themeColor="text1"/>
                        </w:rPr>
                        <w:t xml:space="preserve"> on product box</w:t>
                      </w:r>
                      <w:r w:rsidRPr="009C2343">
                        <w:rPr>
                          <w:i w:val="0"/>
                          <w:color w:val="000000" w:themeColor="text1"/>
                        </w:rPr>
                        <w:t xml:space="preserve"> in </w:t>
                      </w:r>
                      <w:r>
                        <w:rPr>
                          <w:i w:val="0"/>
                          <w:color w:val="000000" w:themeColor="text1"/>
                        </w:rPr>
                        <w:t>3PL WMS</w:t>
                      </w:r>
                      <w:r w:rsidRPr="009C2343">
                        <w:rPr>
                          <w:i w:val="0"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1BA4">
        <w:rPr>
          <w:noProof/>
          <w:lang w:eastAsia="en-US"/>
        </w:rPr>
        <w:drawing>
          <wp:anchor distT="0" distB="0" distL="114300" distR="114300" simplePos="0" relativeHeight="251668480" behindDoc="0" locked="0" layoutInCell="1" allowOverlap="1" wp14:anchorId="6CBBE729" wp14:editId="14C49A31">
            <wp:simplePos x="0" y="0"/>
            <wp:positionH relativeFrom="margin">
              <wp:align>left</wp:align>
            </wp:positionH>
            <wp:positionV relativeFrom="paragraph">
              <wp:posOffset>305435</wp:posOffset>
            </wp:positionV>
            <wp:extent cx="2857500" cy="1782445"/>
            <wp:effectExtent l="0" t="0" r="0" b="825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P_IMEI_Snip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8E7E2" w14:textId="648E6AF8" w:rsidR="005F1BA4" w:rsidRPr="002B4EF2" w:rsidRDefault="005F1BA4" w:rsidP="005F1BA4">
      <w:pPr>
        <w:pStyle w:val="ListParagraph"/>
        <w:ind w:left="5040"/>
      </w:pPr>
    </w:p>
    <w:p w14:paraId="5CE6A16A" w14:textId="6B5DEC95" w:rsidR="007C257D" w:rsidRDefault="00165039" w:rsidP="00165039">
      <w:pPr>
        <w:pStyle w:val="ListParagraph"/>
        <w:numPr>
          <w:ilvl w:val="3"/>
          <w:numId w:val="1"/>
        </w:numPr>
      </w:pPr>
      <w:r>
        <w:t>If original seals on produ</w:t>
      </w:r>
      <w:r w:rsidR="007C257D">
        <w:t>ct box are broken</w:t>
      </w:r>
    </w:p>
    <w:p w14:paraId="745BEE84" w14:textId="6E244AAE" w:rsidR="00165039" w:rsidRDefault="007C257D" w:rsidP="007C257D">
      <w:pPr>
        <w:pStyle w:val="ListParagraph"/>
        <w:numPr>
          <w:ilvl w:val="4"/>
          <w:numId w:val="1"/>
        </w:numPr>
      </w:pPr>
      <w:r>
        <w:t>C</w:t>
      </w:r>
      <w:r w:rsidR="00165039">
        <w:t>heck contents for missing items.</w:t>
      </w:r>
    </w:p>
    <w:p w14:paraId="661117BF" w14:textId="7BF5CAB3" w:rsidR="002C012B" w:rsidRDefault="007C257D" w:rsidP="002C012B">
      <w:pPr>
        <w:pStyle w:val="ListParagraph"/>
        <w:numPr>
          <w:ilvl w:val="5"/>
          <w:numId w:val="1"/>
        </w:numPr>
      </w:pPr>
      <w:r>
        <w:t xml:space="preserve">If RMA </w:t>
      </w:r>
      <w:r w:rsidR="00165039">
        <w:t>shows all items are accounted for</w:t>
      </w:r>
    </w:p>
    <w:p w14:paraId="6DEE6280" w14:textId="57F6C4F8" w:rsidR="00165039" w:rsidRDefault="007C257D" w:rsidP="00782869">
      <w:pPr>
        <w:pStyle w:val="ListParagraph"/>
        <w:numPr>
          <w:ilvl w:val="6"/>
          <w:numId w:val="1"/>
        </w:numPr>
      </w:pPr>
      <w:r>
        <w:t>Check</w:t>
      </w:r>
      <w:r w:rsidR="002C012B">
        <w:t xml:space="preserve"> S/N</w:t>
      </w:r>
      <w:r w:rsidR="00165039">
        <w:t xml:space="preserve"> or IMEI </w:t>
      </w:r>
      <w:r>
        <w:t>on product itself</w:t>
      </w:r>
      <w:r w:rsidR="00165039">
        <w:t xml:space="preserve"> to confirm match in 3PL WMS.</w:t>
      </w:r>
    </w:p>
    <w:p w14:paraId="223C2177" w14:textId="43EE39C4" w:rsidR="002C012B" w:rsidRDefault="00104D95" w:rsidP="004613D4">
      <w:pPr>
        <w:pStyle w:val="ListParagraph"/>
        <w:numPr>
          <w:ilvl w:val="7"/>
          <w:numId w:val="1"/>
        </w:numPr>
      </w:pPr>
      <w:r>
        <w:t xml:space="preserve">If product S/N or IMEI match </w:t>
      </w:r>
    </w:p>
    <w:p w14:paraId="77460465" w14:textId="6AE0D113" w:rsidR="002C012B" w:rsidRDefault="002C012B" w:rsidP="004613D4">
      <w:pPr>
        <w:pStyle w:val="ListParagraph"/>
        <w:numPr>
          <w:ilvl w:val="8"/>
          <w:numId w:val="1"/>
        </w:numPr>
      </w:pPr>
      <w:r>
        <w:t>Reseal product box.</w:t>
      </w:r>
    </w:p>
    <w:p w14:paraId="54C041F6" w14:textId="7549D466" w:rsidR="00104D95" w:rsidRDefault="00CF6CE0" w:rsidP="004613D4">
      <w:pPr>
        <w:pStyle w:val="ListParagraph"/>
        <w:numPr>
          <w:ilvl w:val="8"/>
          <w:numId w:val="1"/>
        </w:numPr>
      </w:pPr>
      <w:r>
        <w:t>Proceed to Put Away P</w:t>
      </w:r>
      <w:r w:rsidR="00104D95">
        <w:t>reparation step. (4.D.4)</w:t>
      </w:r>
    </w:p>
    <w:p w14:paraId="65494467" w14:textId="398EAEB5" w:rsidR="00165039" w:rsidRDefault="00165039" w:rsidP="004613D4">
      <w:pPr>
        <w:pStyle w:val="ListParagraph"/>
        <w:numPr>
          <w:ilvl w:val="7"/>
          <w:numId w:val="1"/>
        </w:numPr>
      </w:pPr>
      <w:r>
        <w:t>If p</w:t>
      </w:r>
      <w:r w:rsidR="00DA48D7">
        <w:t>roduct S/N or IMEI do not match</w:t>
      </w:r>
    </w:p>
    <w:p w14:paraId="75677159" w14:textId="60AB504D" w:rsidR="004613D4" w:rsidRDefault="002C012B" w:rsidP="004613D4">
      <w:pPr>
        <w:pStyle w:val="ListParagraph"/>
        <w:numPr>
          <w:ilvl w:val="8"/>
          <w:numId w:val="1"/>
        </w:numPr>
      </w:pPr>
      <w:r>
        <w:t>Reseal product box.</w:t>
      </w:r>
    </w:p>
    <w:p w14:paraId="1CCC5B90" w14:textId="62A471E0" w:rsidR="004613D4" w:rsidRDefault="00165039" w:rsidP="004613D4">
      <w:pPr>
        <w:pStyle w:val="ListParagraph"/>
        <w:numPr>
          <w:ilvl w:val="8"/>
          <w:numId w:val="1"/>
        </w:numPr>
      </w:pPr>
      <w:r>
        <w:t>Put product on exceptions cart.</w:t>
      </w:r>
    </w:p>
    <w:p w14:paraId="0600E432" w14:textId="76523554" w:rsidR="00165039" w:rsidRDefault="00165039" w:rsidP="004613D4">
      <w:pPr>
        <w:pStyle w:val="ListParagraph"/>
        <w:numPr>
          <w:ilvl w:val="8"/>
          <w:numId w:val="1"/>
        </w:numPr>
      </w:pPr>
      <w:r>
        <w:t xml:space="preserve">Follow </w:t>
      </w:r>
      <w:hyperlink r:id="rId25" w:history="1">
        <w:r w:rsidR="002B4EF2" w:rsidRPr="00FC1A01">
          <w:rPr>
            <w:rStyle w:val="Hyperlink"/>
            <w:b/>
          </w:rPr>
          <w:t>Exception</w:t>
        </w:r>
      </w:hyperlink>
      <w:r w:rsidRPr="004613D4">
        <w:rPr>
          <w:b/>
          <w:color w:val="244061" w:themeColor="accent1" w:themeShade="80"/>
        </w:rPr>
        <w:t xml:space="preserve"> </w:t>
      </w:r>
      <w:r w:rsidRPr="00A53787">
        <w:t>procedure</w:t>
      </w:r>
      <w:r>
        <w:t>.</w:t>
      </w:r>
    </w:p>
    <w:p w14:paraId="6B3F1646" w14:textId="07B8344C" w:rsidR="00165039" w:rsidRDefault="00165039" w:rsidP="004613D4">
      <w:pPr>
        <w:pStyle w:val="ListParagraph"/>
        <w:numPr>
          <w:ilvl w:val="5"/>
          <w:numId w:val="1"/>
        </w:numPr>
      </w:pPr>
      <w:r w:rsidRPr="00D11732">
        <w:t xml:space="preserve">If </w:t>
      </w:r>
      <w:r w:rsidR="004613D4">
        <w:t xml:space="preserve">RMA </w:t>
      </w:r>
      <w:r>
        <w:t>shows</w:t>
      </w:r>
      <w:r w:rsidRPr="00D11732">
        <w:t xml:space="preserve"> items not accounted for and </w:t>
      </w:r>
    </w:p>
    <w:p w14:paraId="6E46598A" w14:textId="3847666E" w:rsidR="00165039" w:rsidRDefault="00165039" w:rsidP="004613D4">
      <w:pPr>
        <w:pStyle w:val="ListParagraph"/>
        <w:numPr>
          <w:ilvl w:val="6"/>
          <w:numId w:val="1"/>
        </w:numPr>
      </w:pPr>
      <w:r w:rsidRPr="00D11732">
        <w:t xml:space="preserve">All </w:t>
      </w:r>
      <w:r>
        <w:t>items are missing</w:t>
      </w:r>
    </w:p>
    <w:p w14:paraId="1BE5E25F" w14:textId="742DF8DD" w:rsidR="00165039" w:rsidRDefault="00165039" w:rsidP="004613D4">
      <w:pPr>
        <w:pStyle w:val="ListParagraph"/>
        <w:numPr>
          <w:ilvl w:val="7"/>
          <w:numId w:val="1"/>
        </w:numPr>
      </w:pPr>
      <w:r>
        <w:t>Move package to exceptions cart.</w:t>
      </w:r>
    </w:p>
    <w:p w14:paraId="3169841A" w14:textId="01FB22D2" w:rsidR="009F16CE" w:rsidRDefault="00165039" w:rsidP="00EB3557">
      <w:pPr>
        <w:pStyle w:val="ListParagraph"/>
        <w:numPr>
          <w:ilvl w:val="7"/>
          <w:numId w:val="1"/>
        </w:numPr>
        <w:rPr>
          <w:ins w:id="37" w:author="CORP\e.delapena" w:date="2023-12-18T15:07:00Z"/>
        </w:rPr>
        <w:pPrChange w:id="38" w:author="CORP\e.delapena" w:date="2023-12-18T14:59:00Z">
          <w:pPr>
            <w:pStyle w:val="ListParagraph"/>
            <w:numPr>
              <w:ilvl w:val="7"/>
              <w:numId w:val="1"/>
            </w:numPr>
            <w:ind w:left="5760" w:hanging="360"/>
          </w:pPr>
        </w:pPrChange>
      </w:pPr>
      <w:del w:id="39" w:author="CORP\e.delapena" w:date="2023-12-18T14:57:00Z">
        <w:r w:rsidDel="009F16CE">
          <w:delText>F</w:delText>
        </w:r>
        <w:r w:rsidRPr="00D11732" w:rsidDel="009F16CE">
          <w:delText xml:space="preserve">ollow </w:delText>
        </w:r>
        <w:r w:rsidR="00AB5F4B" w:rsidDel="009F16CE">
          <w:fldChar w:fldCharType="begin"/>
        </w:r>
        <w:r w:rsidR="00AB5F4B" w:rsidDel="009F16CE">
          <w:delInstrText xml:space="preserve"> HYPERLINK "Logistics_eComm%20Returns%20Exceptions%2</w:delInstrText>
        </w:r>
        <w:r w:rsidR="00AB5F4B" w:rsidDel="009F16CE">
          <w:delInstrText xml:space="preserve">0Processing%20436.docx" </w:delInstrText>
        </w:r>
        <w:r w:rsidR="00AB5F4B" w:rsidDel="009F16CE">
          <w:fldChar w:fldCharType="separate"/>
        </w:r>
        <w:r w:rsidRPr="009F16CE" w:rsidDel="009F16CE">
          <w:rPr>
            <w:rStyle w:val="Hyperlink"/>
            <w:b/>
            <w:rPrChange w:id="40" w:author="CORP\e.delapena" w:date="2023-12-18T14:59:00Z">
              <w:rPr>
                <w:rStyle w:val="Hyperlink"/>
                <w:b/>
              </w:rPr>
            </w:rPrChange>
          </w:rPr>
          <w:delText>Unsent</w:delText>
        </w:r>
        <w:r w:rsidR="00AB5F4B" w:rsidRPr="009F16CE" w:rsidDel="009F16CE">
          <w:rPr>
            <w:rStyle w:val="Hyperlink"/>
            <w:b/>
            <w:rPrChange w:id="41" w:author="CORP\e.delapena" w:date="2023-12-18T14:59:00Z">
              <w:rPr>
                <w:rStyle w:val="Hyperlink"/>
                <w:b/>
              </w:rPr>
            </w:rPrChange>
          </w:rPr>
          <w:fldChar w:fldCharType="end"/>
        </w:r>
        <w:r w:rsidRPr="009F16CE" w:rsidDel="009F16CE">
          <w:rPr>
            <w:b/>
            <w:color w:val="244061" w:themeColor="accent1" w:themeShade="80"/>
            <w:rPrChange w:id="42" w:author="CORP\e.delapena" w:date="2023-12-18T14:59:00Z">
              <w:rPr>
                <w:b/>
                <w:color w:val="244061" w:themeColor="accent1" w:themeShade="80"/>
              </w:rPr>
            </w:rPrChange>
          </w:rPr>
          <w:delText xml:space="preserve"> </w:delText>
        </w:r>
        <w:r w:rsidRPr="00A53787" w:rsidDel="009F16CE">
          <w:delText>procedure</w:delText>
        </w:r>
        <w:r w:rsidDel="009F16CE">
          <w:delText>.</w:delText>
        </w:r>
      </w:del>
      <w:ins w:id="43" w:author="CORP\e.delapena" w:date="2023-12-18T14:57:00Z">
        <w:r w:rsidR="009F16CE">
          <w:t>LPS to investigate and provide disposition</w:t>
        </w:r>
      </w:ins>
      <w:ins w:id="44" w:author="CORP\e.delapena" w:date="2023-12-18T14:59:00Z">
        <w:r w:rsidR="009F16CE">
          <w:t>. They will tell the claims team to file a claim</w:t>
        </w:r>
      </w:ins>
    </w:p>
    <w:p w14:paraId="1A738039" w14:textId="52E813F8" w:rsidR="00CC46E5" w:rsidRPr="006F34D0" w:rsidRDefault="00CC46E5" w:rsidP="00EB3557">
      <w:pPr>
        <w:pStyle w:val="ListParagraph"/>
        <w:numPr>
          <w:ilvl w:val="7"/>
          <w:numId w:val="1"/>
        </w:numPr>
        <w:pPrChange w:id="45" w:author="CORP\e.delapena" w:date="2023-12-18T14:59:00Z">
          <w:pPr>
            <w:pStyle w:val="ListParagraph"/>
            <w:numPr>
              <w:ilvl w:val="7"/>
              <w:numId w:val="1"/>
            </w:numPr>
            <w:ind w:left="5760" w:hanging="360"/>
          </w:pPr>
        </w:pPrChange>
      </w:pPr>
      <w:ins w:id="46" w:author="CORP\e.delapena" w:date="2023-12-18T15:07:00Z">
        <w:r>
          <w:t>Once a claim is filed, LPS will tell 3PL to process as unsent.</w:t>
        </w:r>
      </w:ins>
    </w:p>
    <w:p w14:paraId="300A8961" w14:textId="2CCC2A0A" w:rsidR="00165039" w:rsidRDefault="00165039" w:rsidP="004613D4">
      <w:pPr>
        <w:pStyle w:val="ListParagraph"/>
        <w:numPr>
          <w:ilvl w:val="6"/>
          <w:numId w:val="1"/>
        </w:numPr>
      </w:pPr>
      <w:r>
        <w:t>S</w:t>
      </w:r>
      <w:r w:rsidRPr="00D11732">
        <w:t>ome items are missing</w:t>
      </w:r>
    </w:p>
    <w:p w14:paraId="4916AA52" w14:textId="77777777" w:rsidR="00CC46E5" w:rsidRDefault="00165039" w:rsidP="00CC46E5">
      <w:pPr>
        <w:pStyle w:val="ListParagraph"/>
        <w:numPr>
          <w:ilvl w:val="7"/>
          <w:numId w:val="1"/>
        </w:numPr>
        <w:pPrChange w:id="47" w:author="CORP\e.delapena" w:date="2023-12-18T15:08:00Z">
          <w:pPr>
            <w:pStyle w:val="ListParagraph"/>
            <w:numPr>
              <w:ilvl w:val="7"/>
              <w:numId w:val="1"/>
            </w:numPr>
            <w:ind w:left="5760" w:hanging="360"/>
          </w:pPr>
        </w:pPrChange>
      </w:pPr>
      <w:del w:id="48" w:author="CORP\e.delapena" w:date="2023-12-18T14:59:00Z">
        <w:r w:rsidDel="009F16CE">
          <w:delText>Proce</w:delText>
        </w:r>
        <w:r w:rsidR="00B408EA" w:rsidDel="009F16CE">
          <w:delText>ss items that are accounted for and proceed to Put Away Preparation step (4.D.4).</w:delText>
        </w:r>
      </w:del>
      <w:ins w:id="49" w:author="CORP\e.delapena" w:date="2023-12-18T14:59:00Z">
        <w:r w:rsidR="009F16CE">
          <w:t>Move package to the exceptions cart.</w:t>
        </w:r>
      </w:ins>
    </w:p>
    <w:p w14:paraId="039A3723" w14:textId="4A16C801" w:rsidR="00CC46E5" w:rsidRDefault="009F16CE" w:rsidP="009F16CE">
      <w:pPr>
        <w:pStyle w:val="ListParagraph"/>
        <w:numPr>
          <w:ilvl w:val="7"/>
          <w:numId w:val="1"/>
        </w:numPr>
        <w:rPr>
          <w:ins w:id="50" w:author="CORP\e.delapena" w:date="2023-12-18T15:03:00Z"/>
        </w:rPr>
      </w:pPr>
      <w:ins w:id="51" w:author="CORP\e.delapena" w:date="2023-12-18T14:59:00Z">
        <w:r>
          <w:t xml:space="preserve">LPS to investigate and provide disposition. They will tell </w:t>
        </w:r>
      </w:ins>
    </w:p>
    <w:p w14:paraId="164DAC09" w14:textId="11F8392C" w:rsidR="00CC46E5" w:rsidRDefault="009F16CE" w:rsidP="00CC46E5">
      <w:pPr>
        <w:pStyle w:val="ListParagraph"/>
        <w:ind w:left="5760"/>
        <w:rPr>
          <w:ins w:id="52" w:author="CORP\e.delapena" w:date="2023-12-18T15:08:00Z"/>
        </w:rPr>
        <w:pPrChange w:id="53" w:author="CORP\e.delapena" w:date="2023-12-18T15:08:00Z">
          <w:pPr>
            <w:pStyle w:val="ListParagraph"/>
            <w:numPr>
              <w:ilvl w:val="7"/>
              <w:numId w:val="1"/>
            </w:numPr>
            <w:ind w:left="5760" w:hanging="360"/>
          </w:pPr>
        </w:pPrChange>
      </w:pPr>
      <w:ins w:id="54" w:author="CORP\e.delapena" w:date="2023-12-18T14:59:00Z">
        <w:r>
          <w:t>the claims team to file a claim</w:t>
        </w:r>
      </w:ins>
      <w:ins w:id="55" w:author="CORP\e.delapena" w:date="2023-12-18T15:02:00Z">
        <w:del w:id="56" w:author="CORP\e.delapena" w:date="2023-12-18T15:02:00Z">
          <w:r w:rsidR="00CC46E5" w:rsidDel="00CC46E5">
            <w:rPr>
              <w:noProof/>
              <w:lang w:eastAsia="en-US"/>
            </w:rPr>
            <w:drawing>
              <wp:anchor distT="0" distB="0" distL="114300" distR="114300" simplePos="1" relativeHeight="251698176" behindDoc="0" locked="0" layoutInCell="1" allowOverlap="1" wp14:anchorId="2381E5E1" wp14:editId="495CBFF4">
                <wp:simplePos x="1685925" y="457200"/>
                <wp:positionH relativeFrom="margin">
                  <wp:posOffset>1685925</wp:posOffset>
                </wp:positionH>
                <wp:positionV relativeFrom="paragraph">
                  <wp:posOffset>457200</wp:posOffset>
                </wp:positionV>
                <wp:extent cx="4544695" cy="2263775"/>
                <wp:effectExtent l="0" t="0" r="8255" b="3175"/>
                <wp:wrapTopAndBottom/>
                <wp:docPr id="45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broken seals zoomed in.png"/>
                        <pic:cNvPicPr/>
                      </pic:nvPicPr>
                      <pic:blipFill>
                        <a:blip r:embed="rId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4695" cy="2263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del>
      </w:ins>
      <w:ins w:id="57" w:author="CORP\e.delapena" w:date="2023-12-18T15:08:00Z">
        <w:r w:rsidR="00CC46E5">
          <w:t>.</w:t>
        </w:r>
      </w:ins>
    </w:p>
    <w:p w14:paraId="4E7D9310" w14:textId="014C889F" w:rsidR="00782869" w:rsidRDefault="00CC46E5" w:rsidP="00435F12">
      <w:pPr>
        <w:pStyle w:val="ListParagraph"/>
        <w:numPr>
          <w:ilvl w:val="7"/>
          <w:numId w:val="1"/>
        </w:numPr>
        <w:pPrChange w:id="58" w:author="CORP\e.delapena" w:date="2023-12-18T15:08:00Z">
          <w:pPr>
            <w:pStyle w:val="ListParagraph"/>
            <w:numPr>
              <w:ilvl w:val="7"/>
              <w:numId w:val="1"/>
            </w:numPr>
            <w:ind w:left="5760" w:hanging="360"/>
          </w:pPr>
        </w:pPrChange>
      </w:pPr>
      <w:ins w:id="59" w:author="CORP\e.delapena" w:date="2023-12-18T15:09:00Z">
        <w:r>
          <w:t>Once a claim is filed, LPS will tell 3PL to process as unsent.</w:t>
        </w:r>
      </w:ins>
      <w:bookmarkStart w:id="60" w:name="_GoBack"/>
      <w:bookmarkEnd w:id="60"/>
      <w:del w:id="61" w:author="CORP\e.delapena" w:date="2023-12-18T14:59:00Z">
        <w:r w:rsidR="00165039" w:rsidDel="009F16CE">
          <w:delText>F</w:delText>
        </w:r>
        <w:r w:rsidR="00165039" w:rsidRPr="00D11732" w:rsidDel="009F16CE">
          <w:delText xml:space="preserve">ollow </w:delText>
        </w:r>
        <w:r w:rsidR="00165039" w:rsidRPr="00AB5F4B" w:rsidDel="009F16CE">
          <w:rPr>
            <w:b/>
            <w:rPrChange w:id="62" w:author="CORP\e.delapena" w:date="2023-12-18T15:14:00Z">
              <w:rPr>
                <w:rStyle w:val="Hyperlink"/>
                <w:b/>
              </w:rPr>
            </w:rPrChange>
          </w:rPr>
          <w:delText>Unsent</w:delText>
        </w:r>
        <w:r w:rsidR="00165039" w:rsidRPr="00AB5F4B" w:rsidDel="009F16CE">
          <w:rPr>
            <w:color w:val="244061" w:themeColor="accent1" w:themeShade="80"/>
            <w:rPrChange w:id="63" w:author="CORP\e.delapena" w:date="2023-12-18T15:14:00Z">
              <w:rPr>
                <w:color w:val="244061" w:themeColor="accent1" w:themeShade="80"/>
              </w:rPr>
            </w:rPrChange>
          </w:rPr>
          <w:delText xml:space="preserve"> </w:delText>
        </w:r>
        <w:r w:rsidR="00165039" w:rsidRPr="00A53787" w:rsidDel="009F16CE">
          <w:delText>procedure</w:delText>
        </w:r>
        <w:r w:rsidR="00DA48D7" w:rsidDel="009F16CE">
          <w:delText xml:space="preserve"> for missing items.</w:delText>
        </w:r>
      </w:del>
    </w:p>
    <w:p w14:paraId="7D341FAE" w14:textId="0F13B56A" w:rsidR="005F1BA4" w:rsidRDefault="005F1BA4" w:rsidP="005F1BA4">
      <w:pPr>
        <w:pStyle w:val="ListParagraph"/>
        <w:ind w:left="2160"/>
      </w:pPr>
    </w:p>
    <w:p w14:paraId="0ACE2364" w14:textId="73554D8E" w:rsidR="00165039" w:rsidRDefault="00CF6CE0" w:rsidP="00165039">
      <w:pPr>
        <w:pStyle w:val="ListParagraph"/>
        <w:numPr>
          <w:ilvl w:val="2"/>
          <w:numId w:val="1"/>
        </w:numPr>
      </w:pPr>
      <w:r>
        <w:t>Put Away Preparation (performed by 3PL Associate)</w:t>
      </w:r>
    </w:p>
    <w:p w14:paraId="21307A4A" w14:textId="0F7733DB" w:rsidR="00165039" w:rsidRDefault="00AB5F4B" w:rsidP="00165039">
      <w:pPr>
        <w:pStyle w:val="ListParagraph"/>
        <w:numPr>
          <w:ilvl w:val="3"/>
          <w:numId w:val="1"/>
        </w:numPr>
      </w:pPr>
      <w:del w:id="64" w:author="CORP\e.delapena" w:date="2023-12-18T15:02:00Z">
        <w:r w:rsidDel="00CC46E5">
          <w:rPr>
            <w:noProof/>
            <w:lang w:eastAsia="en-US"/>
          </w:rPr>
          <w:drawing>
            <wp:anchor distT="0" distB="0" distL="114300" distR="114300" simplePos="0" relativeHeight="251677696" behindDoc="0" locked="0" layoutInCell="1" allowOverlap="1" wp14:anchorId="720A5D8A" wp14:editId="2647AA38">
              <wp:simplePos x="0" y="0"/>
              <wp:positionH relativeFrom="margin">
                <wp:posOffset>2054431</wp:posOffset>
              </wp:positionH>
              <wp:positionV relativeFrom="page">
                <wp:posOffset>8704613</wp:posOffset>
              </wp:positionV>
              <wp:extent cx="1799112" cy="895911"/>
              <wp:effectExtent l="0" t="0" r="0" b="0"/>
              <wp:wrapTopAndBottom/>
              <wp:docPr id="47" name="Picture 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2" name="broken seals zoomed in.png"/>
                      <pic:cNvPicPr/>
                    </pic:nvPicPr>
                    <pic:blipFill>
                      <a:blip r:embed="rId2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 flipH="1">
                        <a:off x="0" y="0"/>
                        <a:ext cx="1804067" cy="89837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del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2D2E22" wp14:editId="06E37B17">
                <wp:simplePos x="0" y="0"/>
                <wp:positionH relativeFrom="page">
                  <wp:posOffset>4666977</wp:posOffset>
                </wp:positionH>
                <wp:positionV relativeFrom="paragraph">
                  <wp:posOffset>554874</wp:posOffset>
                </wp:positionV>
                <wp:extent cx="1441450" cy="182880"/>
                <wp:effectExtent l="0" t="0" r="6350" b="7620"/>
                <wp:wrapTopAndBottom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1828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3FAC58" w14:textId="77777777" w:rsidR="004613D4" w:rsidRPr="00A60D09" w:rsidRDefault="004613D4" w:rsidP="004613D4">
                            <w:pPr>
                              <w:pStyle w:val="Caption"/>
                              <w:rPr>
                                <w:i w:val="0"/>
                                <w:noProof/>
                                <w:color w:val="auto"/>
                              </w:rPr>
                            </w:pPr>
                            <w:r w:rsidRPr="00A60D09">
                              <w:rPr>
                                <w:i w:val="0"/>
                                <w:color w:val="auto"/>
                              </w:rPr>
                              <w:t>Broken seals on product box.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D2E22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31" type="#_x0000_t202" style="position:absolute;left:0;text-align:left;margin-left:367.5pt;margin-top:43.7pt;width:113.5pt;height:14.4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" stroked="f">
                <v:textbox inset="0,0,0,0">
                  <w:txbxContent>
                    <w:p w14:paraId="5D3FAC58" w14:textId="77777777" w:rsidR="004613D4" w:rsidRPr="00A60D09" w:rsidRDefault="004613D4" w:rsidP="004613D4">
                      <w:pPr>
                        <w:pStyle w:val="Caption"/>
                        <w:rPr>
                          <w:i w:val="0"/>
                          <w:noProof/>
                          <w:color w:val="auto"/>
                        </w:rPr>
                      </w:pPr>
                      <w:r w:rsidRPr="00A60D09">
                        <w:rPr>
                          <w:i w:val="0"/>
                          <w:color w:val="auto"/>
                        </w:rPr>
                        <w:t>Broken seals on product box.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425EC">
        <w:t xml:space="preserve">If original </w:t>
      </w:r>
      <w:r w:rsidR="00165039">
        <w:t>seals</w:t>
      </w:r>
      <w:r w:rsidR="00F425EC">
        <w:t xml:space="preserve"> on product box</w:t>
      </w:r>
      <w:r w:rsidR="00165039">
        <w:t xml:space="preserve"> are not broken</w:t>
      </w:r>
      <w:r w:rsidR="00F425EC">
        <w:t>, product belongs in A-stock.</w:t>
      </w:r>
    </w:p>
    <w:p w14:paraId="5BD01CE2" w14:textId="66195787" w:rsidR="00165039" w:rsidRDefault="00165039" w:rsidP="00165039">
      <w:pPr>
        <w:pStyle w:val="ListParagraph"/>
        <w:numPr>
          <w:ilvl w:val="4"/>
          <w:numId w:val="1"/>
        </w:numPr>
      </w:pPr>
      <w:r>
        <w:t>Apply LIP</w:t>
      </w:r>
      <w:r w:rsidR="00F425EC">
        <w:t xml:space="preserve"> (license plate)</w:t>
      </w:r>
      <w:r>
        <w:t xml:space="preserve"> to new</w:t>
      </w:r>
      <w:r w:rsidR="00F425EC">
        <w:t xml:space="preserve"> package</w:t>
      </w:r>
      <w:r>
        <w:t xml:space="preserve"> box</w:t>
      </w:r>
      <w:r w:rsidR="00F425EC">
        <w:t xml:space="preserve"> and scan</w:t>
      </w:r>
      <w:r>
        <w:t>.</w:t>
      </w:r>
    </w:p>
    <w:p w14:paraId="09BBA259" w14:textId="20CD6CA7" w:rsidR="00165039" w:rsidDel="00AB5F4B" w:rsidRDefault="00B408EA" w:rsidP="00165039">
      <w:pPr>
        <w:pStyle w:val="ListParagraph"/>
        <w:numPr>
          <w:ilvl w:val="4"/>
          <w:numId w:val="1"/>
        </w:numPr>
        <w:rPr>
          <w:del w:id="65" w:author="CORP\e.delapena" w:date="2023-12-18T15:11:00Z"/>
        </w:rPr>
      </w:pPr>
      <w:r>
        <w:t>Scan Acceptable (ACC)</w:t>
      </w:r>
      <w:r w:rsidR="00165039">
        <w:t xml:space="preserve"> location code </w:t>
      </w:r>
      <w:r>
        <w:t>and A</w:t>
      </w:r>
      <w:r w:rsidR="00165039" w:rsidRPr="00ED3CEE">
        <w:t>vailable</w:t>
      </w:r>
      <w:r>
        <w:t xml:space="preserve"> (AV</w:t>
      </w:r>
      <w:r w:rsidR="00165039" w:rsidRPr="00ED3CEE">
        <w:t>)</w:t>
      </w:r>
      <w:r w:rsidR="00165039">
        <w:t xml:space="preserve"> reason code on </w:t>
      </w:r>
      <w:r w:rsidR="00EE5F8F">
        <w:t xml:space="preserve">workstation </w:t>
      </w:r>
      <w:proofErr w:type="spellStart"/>
      <w:r w:rsidR="00165039">
        <w:t>desk.</w:t>
      </w:r>
    </w:p>
    <w:p w14:paraId="7E4FDAD0" w14:textId="51DFCF22" w:rsidR="00165039" w:rsidRPr="00047A52" w:rsidRDefault="00165039" w:rsidP="00AB5F4B">
      <w:pPr>
        <w:pStyle w:val="ListParagraph"/>
        <w:numPr>
          <w:ilvl w:val="4"/>
          <w:numId w:val="1"/>
        </w:numPr>
        <w:pPrChange w:id="66" w:author="CORP\e.delapena" w:date="2023-12-18T15:11:00Z">
          <w:pPr>
            <w:pStyle w:val="ListParagraph"/>
            <w:numPr>
              <w:ilvl w:val="5"/>
              <w:numId w:val="1"/>
            </w:numPr>
            <w:ind w:left="4320" w:hanging="180"/>
          </w:pPr>
        </w:pPrChange>
      </w:pPr>
      <w:r>
        <w:t>Indicates</w:t>
      </w:r>
      <w:proofErr w:type="spellEnd"/>
      <w:r>
        <w:t xml:space="preserve"> product is </w:t>
      </w:r>
      <w:r w:rsidRPr="00212FBE">
        <w:t>available for picking in</w:t>
      </w:r>
      <w:r w:rsidR="00CF6CE0">
        <w:t xml:space="preserve"> </w:t>
      </w:r>
      <w:r w:rsidR="00CF6CE0" w:rsidRPr="00760950">
        <w:t>interim</w:t>
      </w:r>
      <w:r w:rsidRPr="00212FBE">
        <w:t xml:space="preserve"> </w:t>
      </w:r>
      <w:r w:rsidR="00F425EC" w:rsidRPr="00212FBE">
        <w:t xml:space="preserve">virtual bin in </w:t>
      </w:r>
      <w:r w:rsidRPr="00212FBE">
        <w:t>A-stock.</w:t>
      </w:r>
    </w:p>
    <w:p w14:paraId="588A5D64" w14:textId="3BF4DE82" w:rsidR="00165039" w:rsidRPr="00047A52" w:rsidRDefault="00165039" w:rsidP="00165039">
      <w:pPr>
        <w:pStyle w:val="ListParagraph"/>
        <w:numPr>
          <w:ilvl w:val="4"/>
          <w:numId w:val="1"/>
        </w:numPr>
      </w:pPr>
      <w:r>
        <w:t>Apply</w:t>
      </w:r>
      <w:r w:rsidRPr="00047A52">
        <w:t xml:space="preserve"> ‘Partial’ sticker to</w:t>
      </w:r>
      <w:r w:rsidR="00F425EC">
        <w:t xml:space="preserve"> package</w:t>
      </w:r>
      <w:r w:rsidRPr="00047A52">
        <w:t xml:space="preserve"> box</w:t>
      </w:r>
      <w:r>
        <w:t>.</w:t>
      </w:r>
    </w:p>
    <w:p w14:paraId="4F2D9AAC" w14:textId="278A7AF8" w:rsidR="00165039" w:rsidRDefault="00165039" w:rsidP="00165039">
      <w:pPr>
        <w:pStyle w:val="ListParagraph"/>
        <w:numPr>
          <w:ilvl w:val="5"/>
          <w:numId w:val="1"/>
        </w:numPr>
      </w:pPr>
      <w:r>
        <w:t>Cues picker t</w:t>
      </w:r>
      <w:r w:rsidRPr="00047A52">
        <w:t>o pick Partial box before</w:t>
      </w:r>
      <w:r>
        <w:t xml:space="preserve"> vendor-sealed full box.</w:t>
      </w:r>
    </w:p>
    <w:p w14:paraId="538083CA" w14:textId="682B48DA" w:rsidR="005F1BA4" w:rsidRDefault="005F1BA4" w:rsidP="005F1BA4">
      <w:pPr>
        <w:pStyle w:val="ListParagraph"/>
        <w:numPr>
          <w:ilvl w:val="4"/>
          <w:numId w:val="1"/>
        </w:numPr>
        <w:rPr>
          <w:ins w:id="67" w:author="CORP\e.delapena" w:date="2023-12-18T15:03:00Z"/>
        </w:rPr>
      </w:pPr>
      <w:r>
        <w:t>Write location listed in 3PL WMS on Partial sticker.</w:t>
      </w:r>
    </w:p>
    <w:p w14:paraId="1B46DE88" w14:textId="3F3CEE6A" w:rsidR="00CC46E5" w:rsidRDefault="00CC46E5" w:rsidP="00CC46E5">
      <w:pPr>
        <w:pStyle w:val="ListParagraph"/>
        <w:ind w:left="3600"/>
        <w:rPr>
          <w:ins w:id="68" w:author="CORP\e.delapena" w:date="2023-12-18T15:03:00Z"/>
        </w:rPr>
        <w:pPrChange w:id="69" w:author="CORP\e.delapena" w:date="2023-12-18T15:03:00Z">
          <w:pPr>
            <w:pStyle w:val="ListParagraph"/>
            <w:numPr>
              <w:ilvl w:val="4"/>
              <w:numId w:val="1"/>
            </w:numPr>
            <w:ind w:left="3600" w:hanging="360"/>
          </w:pPr>
        </w:pPrChange>
      </w:pPr>
    </w:p>
    <w:p w14:paraId="2011FFFB" w14:textId="1952D99E" w:rsidR="00CC46E5" w:rsidRPr="00047A52" w:rsidRDefault="00CC46E5" w:rsidP="00CC46E5">
      <w:pPr>
        <w:pStyle w:val="ListParagraph"/>
        <w:ind w:left="3600"/>
        <w:pPrChange w:id="70" w:author="CORP\e.delapena" w:date="2023-12-18T15:03:00Z">
          <w:pPr>
            <w:pStyle w:val="ListParagraph"/>
            <w:numPr>
              <w:ilvl w:val="4"/>
              <w:numId w:val="1"/>
            </w:numPr>
            <w:ind w:left="3600" w:hanging="360"/>
          </w:pPr>
        </w:pPrChange>
      </w:pPr>
      <w:ins w:id="71" w:author="CORP\e.delapena" w:date="2023-12-18T15:04:00Z">
        <w:del w:id="72" w:author="CORP\e.delapena" w:date="2023-12-18T15:02:00Z">
          <w:r w:rsidDel="00CC46E5">
            <w:rPr>
              <w:noProof/>
              <w:lang w:eastAsia="en-US"/>
            </w:rPr>
            <w:drawing>
              <wp:anchor distT="0" distB="0" distL="114300" distR="114300" simplePos="1" relativeHeight="251700224" behindDoc="0" locked="0" layoutInCell="1" allowOverlap="1" wp14:anchorId="1A733248" wp14:editId="505CAA41">
                <wp:simplePos x="457200" y="3498215"/>
                <wp:positionH relativeFrom="margin">
                  <wp:posOffset>457200</wp:posOffset>
                </wp:positionH>
                <wp:positionV relativeFrom="paragraph">
                  <wp:posOffset>3498215</wp:posOffset>
                </wp:positionV>
                <wp:extent cx="4544695" cy="2263775"/>
                <wp:effectExtent l="0" t="0" r="8255" b="3175"/>
                <wp:wrapTopAndBottom/>
                <wp:docPr id="46" name="Pictur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broken seals zoomed in.png"/>
                        <pic:cNvPicPr/>
                      </pic:nvPicPr>
                      <pic:blipFill>
                        <a:blip r:embed="rId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4695" cy="2263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del>
      </w:ins>
    </w:p>
    <w:p w14:paraId="7BC1AA9F" w14:textId="2EE73C56" w:rsidR="00B4104A" w:rsidRDefault="005F1BA4" w:rsidP="005F1BA4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B56CF9" wp14:editId="14CD56BE">
                <wp:simplePos x="0" y="0"/>
                <wp:positionH relativeFrom="margin">
                  <wp:posOffset>2320290</wp:posOffset>
                </wp:positionH>
                <wp:positionV relativeFrom="paragraph">
                  <wp:posOffset>2962910</wp:posOffset>
                </wp:positionV>
                <wp:extent cx="2218055" cy="341630"/>
                <wp:effectExtent l="0" t="0" r="0" b="1270"/>
                <wp:wrapTopAndBottom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055" cy="3416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8E227E" w14:textId="77777777" w:rsidR="00052D16" w:rsidRPr="004177CB" w:rsidRDefault="00052D16" w:rsidP="00052D16">
                            <w:pPr>
                              <w:pStyle w:val="Caption"/>
                              <w:rPr>
                                <w:i w:val="0"/>
                                <w:noProof/>
                                <w:color w:val="auto"/>
                                <w:sz w:val="16"/>
                              </w:rPr>
                            </w:pPr>
                            <w:r w:rsidRPr="004177CB">
                              <w:rPr>
                                <w:i w:val="0"/>
                                <w:color w:val="auto"/>
                                <w:sz w:val="16"/>
                              </w:rPr>
                              <w:t>License plate (LIP) and Partial sticker are added to new package box for A-stock Put Away.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56CF9" id="Text Box 40" o:spid="_x0000_s1032" type="#_x0000_t202" style="position:absolute;margin-left:182.7pt;margin-top:233.3pt;width:174.65pt;height:26.9pt;z-index:2516961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" stroked="f">
                <v:textbox inset="0,0,0,0">
                  <w:txbxContent>
                    <w:p w14:paraId="3D8E227E" w14:textId="77777777" w:rsidR="00052D16" w:rsidRPr="004177CB" w:rsidRDefault="00052D16" w:rsidP="00052D16">
                      <w:pPr>
                        <w:pStyle w:val="Caption"/>
                        <w:rPr>
                          <w:i w:val="0"/>
                          <w:noProof/>
                          <w:color w:val="auto"/>
                          <w:sz w:val="16"/>
                        </w:rPr>
                      </w:pPr>
                      <w:r w:rsidRPr="004177CB">
                        <w:rPr>
                          <w:i w:val="0"/>
                          <w:color w:val="auto"/>
                          <w:sz w:val="16"/>
                        </w:rPr>
                        <w:t>License plate (LIP) and Partial sticker are added to new package box for A-stock Put Away.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94080" behindDoc="0" locked="0" layoutInCell="1" allowOverlap="1" wp14:anchorId="09ED5A59" wp14:editId="044E66E2">
            <wp:simplePos x="0" y="0"/>
            <wp:positionH relativeFrom="margin">
              <wp:posOffset>2320290</wp:posOffset>
            </wp:positionH>
            <wp:positionV relativeFrom="paragraph">
              <wp:posOffset>0</wp:posOffset>
            </wp:positionV>
            <wp:extent cx="2218055" cy="2908935"/>
            <wp:effectExtent l="0" t="0" r="0" b="5715"/>
            <wp:wrapTopAndBottom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lip and partial sticker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D7331" w14:textId="11AF111B" w:rsidR="00165039" w:rsidRDefault="00F425EC" w:rsidP="00165039">
      <w:pPr>
        <w:pStyle w:val="ListParagraph"/>
        <w:numPr>
          <w:ilvl w:val="3"/>
          <w:numId w:val="1"/>
        </w:numPr>
      </w:pPr>
      <w:r>
        <w:t xml:space="preserve">If original </w:t>
      </w:r>
      <w:r w:rsidR="00165039">
        <w:t>seals</w:t>
      </w:r>
      <w:r>
        <w:t xml:space="preserve"> on product box</w:t>
      </w:r>
      <w:r w:rsidR="00A97C94">
        <w:t xml:space="preserve"> we</w:t>
      </w:r>
      <w:r w:rsidR="00165039">
        <w:t>re broken</w:t>
      </w:r>
      <w:r w:rsidR="00A97C94">
        <w:t xml:space="preserve"> or product box was missing</w:t>
      </w:r>
      <w:r>
        <w:t xml:space="preserve">, </w:t>
      </w:r>
      <w:r w:rsidR="00DC2D5D">
        <w:t xml:space="preserve">the re-sealed </w:t>
      </w:r>
      <w:r>
        <w:t xml:space="preserve">product belongs in </w:t>
      </w:r>
      <w:ins w:id="73" w:author="CORP\e.delapena" w:date="2023-12-18T15:12:00Z">
        <w:r w:rsidR="00AB5F4B">
          <w:t>C</w:t>
        </w:r>
      </w:ins>
      <w:del w:id="74" w:author="CORP\e.delapena" w:date="2023-12-18T15:12:00Z">
        <w:r w:rsidDel="00AB5F4B">
          <w:delText>B</w:delText>
        </w:r>
      </w:del>
      <w:r>
        <w:t>-stock.</w:t>
      </w:r>
    </w:p>
    <w:p w14:paraId="74F92345" w14:textId="06D7AC1B" w:rsidR="00165039" w:rsidRDefault="00165039" w:rsidP="00165039">
      <w:pPr>
        <w:pStyle w:val="ListParagraph"/>
        <w:numPr>
          <w:ilvl w:val="4"/>
          <w:numId w:val="1"/>
        </w:numPr>
      </w:pPr>
      <w:r>
        <w:t>Scan item number and IMEI or S/N.</w:t>
      </w:r>
    </w:p>
    <w:p w14:paraId="14CB13AB" w14:textId="61F829A5" w:rsidR="00165039" w:rsidRDefault="00F425EC" w:rsidP="00165039">
      <w:pPr>
        <w:pStyle w:val="ListParagraph"/>
        <w:numPr>
          <w:ilvl w:val="4"/>
          <w:numId w:val="1"/>
        </w:numPr>
      </w:pPr>
      <w:r>
        <w:t>Apply</w:t>
      </w:r>
      <w:r w:rsidR="00DC2D5D">
        <w:t xml:space="preserve"> LIP</w:t>
      </w:r>
      <w:r w:rsidR="00C05153">
        <w:t xml:space="preserve"> to product box and scan.</w:t>
      </w:r>
    </w:p>
    <w:p w14:paraId="4DBE3580" w14:textId="2F7FD9C3" w:rsidR="00165039" w:rsidRDefault="00B408EA" w:rsidP="00165039">
      <w:pPr>
        <w:pStyle w:val="ListParagraph"/>
        <w:numPr>
          <w:ilvl w:val="4"/>
          <w:numId w:val="1"/>
        </w:numPr>
      </w:pPr>
      <w:r>
        <w:t>Scan D</w:t>
      </w:r>
      <w:r w:rsidR="00165039">
        <w:t>amaged</w:t>
      </w:r>
      <w:r>
        <w:t xml:space="preserve"> DAM</w:t>
      </w:r>
      <w:r w:rsidR="00165039">
        <w:t xml:space="preserve">) location code and </w:t>
      </w:r>
      <w:r>
        <w:t>R</w:t>
      </w:r>
      <w:r w:rsidR="00165039">
        <w:t>eturn</w:t>
      </w:r>
      <w:r>
        <w:t xml:space="preserve"> (RT</w:t>
      </w:r>
      <w:r w:rsidR="00165039">
        <w:t xml:space="preserve">) reason </w:t>
      </w:r>
      <w:r w:rsidR="00165039" w:rsidRPr="00047A52">
        <w:t>code</w:t>
      </w:r>
      <w:r w:rsidR="00165039">
        <w:t xml:space="preserve"> on </w:t>
      </w:r>
      <w:r w:rsidR="00EE5F8F">
        <w:t xml:space="preserve">workstation </w:t>
      </w:r>
      <w:r w:rsidR="00165039">
        <w:t>desk.</w:t>
      </w:r>
    </w:p>
    <w:p w14:paraId="15175A0D" w14:textId="5479810F" w:rsidR="00165039" w:rsidRDefault="00C05153" w:rsidP="00165039">
      <w:pPr>
        <w:pStyle w:val="ListParagraph"/>
        <w:numPr>
          <w:ilvl w:val="5"/>
          <w:numId w:val="1"/>
        </w:num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00B3A5" wp14:editId="1E2B9317">
                <wp:simplePos x="0" y="0"/>
                <wp:positionH relativeFrom="margin">
                  <wp:posOffset>1273175</wp:posOffset>
                </wp:positionH>
                <wp:positionV relativeFrom="paragraph">
                  <wp:posOffset>2077047</wp:posOffset>
                </wp:positionV>
                <wp:extent cx="4311650" cy="163830"/>
                <wp:effectExtent l="0" t="0" r="0" b="7620"/>
                <wp:wrapTopAndBottom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650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C78389" w14:textId="77777777" w:rsidR="00267450" w:rsidRPr="00BE4E5C" w:rsidRDefault="00267450" w:rsidP="00267450">
                            <w:pPr>
                              <w:pStyle w:val="Caption"/>
                              <w:rPr>
                                <w:i w:val="0"/>
                                <w:noProof/>
                                <w:color w:val="auto"/>
                                <w:sz w:val="16"/>
                              </w:rPr>
                            </w:pPr>
                            <w:r w:rsidRPr="00BE4E5C">
                              <w:rPr>
                                <w:i w:val="0"/>
                                <w:color w:val="auto"/>
                                <w:sz w:val="16"/>
                              </w:rPr>
                              <w:t>Location and reason codes for A-stock and B-stock are located on 3PL associate’s workstation desk.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0B3A5" id="Text Box 28" o:spid="_x0000_s1033" type="#_x0000_t202" style="position:absolute;left:0;text-align:left;margin-left:100.25pt;margin-top:163.55pt;width:339.5pt;height:12.9pt;z-index:2516838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" stroked="f">
                <v:textbox inset="0,0,0,0">
                  <w:txbxContent>
                    <w:p w14:paraId="0CC78389" w14:textId="77777777" w:rsidR="00267450" w:rsidRPr="00BE4E5C" w:rsidRDefault="00267450" w:rsidP="00267450">
                      <w:pPr>
                        <w:pStyle w:val="Caption"/>
                        <w:rPr>
                          <w:i w:val="0"/>
                          <w:noProof/>
                          <w:color w:val="auto"/>
                          <w:sz w:val="16"/>
                        </w:rPr>
                      </w:pPr>
                      <w:r w:rsidRPr="00BE4E5C">
                        <w:rPr>
                          <w:i w:val="0"/>
                          <w:color w:val="auto"/>
                          <w:sz w:val="16"/>
                        </w:rPr>
                        <w:t>Location and reason codes for A-stock and B-stock are located on 3PL associate’s workstation desk.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60950">
        <w:rPr>
          <w:noProof/>
          <w:lang w:eastAsia="en-US"/>
        </w:rPr>
        <w:drawing>
          <wp:anchor distT="0" distB="0" distL="114300" distR="114300" simplePos="0" relativeHeight="251681792" behindDoc="0" locked="0" layoutInCell="1" allowOverlap="1" wp14:anchorId="7E416B09" wp14:editId="2996793E">
            <wp:simplePos x="0" y="0"/>
            <wp:positionH relativeFrom="margin">
              <wp:posOffset>1273175</wp:posOffset>
            </wp:positionH>
            <wp:positionV relativeFrom="paragraph">
              <wp:posOffset>345874</wp:posOffset>
            </wp:positionV>
            <wp:extent cx="4311872" cy="1644735"/>
            <wp:effectExtent l="0" t="0" r="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location and reason codes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5039" w:rsidRPr="00212FBE">
        <w:t>Indicates product is available in</w:t>
      </w:r>
      <w:r w:rsidR="00F425EC" w:rsidRPr="00212FBE">
        <w:t xml:space="preserve"> </w:t>
      </w:r>
      <w:r w:rsidR="00DC2D5D" w:rsidRPr="00760950">
        <w:t>interim</w:t>
      </w:r>
      <w:r w:rsidR="00DC2D5D">
        <w:t xml:space="preserve"> </w:t>
      </w:r>
      <w:r w:rsidR="00F425EC" w:rsidRPr="00212FBE">
        <w:t>virtual bin in</w:t>
      </w:r>
      <w:r w:rsidR="00165039" w:rsidRPr="00212FBE">
        <w:t xml:space="preserve"> B-stock.</w:t>
      </w:r>
    </w:p>
    <w:p w14:paraId="30A7C86C" w14:textId="56B18771" w:rsidR="00052D16" w:rsidRDefault="00052D16" w:rsidP="003D2612"/>
    <w:p w14:paraId="3BE66370" w14:textId="1FE8696F" w:rsidR="00165039" w:rsidRPr="00BA0615" w:rsidRDefault="00DC2D5D" w:rsidP="00165039">
      <w:pPr>
        <w:pStyle w:val="ListParagraph"/>
        <w:numPr>
          <w:ilvl w:val="2"/>
          <w:numId w:val="1"/>
        </w:numPr>
      </w:pPr>
      <w:r>
        <w:t>Confirm transactions in 3PL WMS.</w:t>
      </w:r>
    </w:p>
    <w:p w14:paraId="10819ACE" w14:textId="2F5A99D9" w:rsidR="00165039" w:rsidRDefault="00B408EA" w:rsidP="00165039">
      <w:pPr>
        <w:pStyle w:val="ListParagraph"/>
        <w:numPr>
          <w:ilvl w:val="2"/>
          <w:numId w:val="1"/>
        </w:numPr>
      </w:pPr>
      <w:r>
        <w:t>AS an additional check, as</w:t>
      </w:r>
      <w:r w:rsidR="00165039">
        <w:t xml:space="preserve">sociate checks refusal information listed in 3PL </w:t>
      </w:r>
      <w:r w:rsidR="00C05153">
        <w:t>WMS to ensure SKU</w:t>
      </w:r>
      <w:r w:rsidR="00165039">
        <w:t xml:space="preserve"> and quantity match description.</w:t>
      </w:r>
    </w:p>
    <w:p w14:paraId="215015A0" w14:textId="3182946C" w:rsidR="00EE5F8F" w:rsidRDefault="00EE5F8F" w:rsidP="00EE5F8F">
      <w:pPr>
        <w:pStyle w:val="ListParagraph"/>
        <w:numPr>
          <w:ilvl w:val="3"/>
          <w:numId w:val="1"/>
        </w:numPr>
      </w:pPr>
      <w:r>
        <w:t xml:space="preserve">If information does not match, process as </w:t>
      </w:r>
      <w:hyperlink r:id="rId29" w:history="1">
        <w:r w:rsidR="00212FBE" w:rsidRPr="00FC1A01">
          <w:rPr>
            <w:rStyle w:val="Hyperlink"/>
            <w:b/>
          </w:rPr>
          <w:t>Exception</w:t>
        </w:r>
      </w:hyperlink>
      <w:r>
        <w:t xml:space="preserve">. </w:t>
      </w:r>
    </w:p>
    <w:p w14:paraId="571C7F84" w14:textId="71C237C6" w:rsidR="00165039" w:rsidRPr="003B23BE" w:rsidRDefault="00DC2D5D" w:rsidP="00165039">
      <w:pPr>
        <w:pStyle w:val="ListParagraph"/>
        <w:numPr>
          <w:ilvl w:val="2"/>
          <w:numId w:val="1"/>
        </w:numPr>
      </w:pPr>
      <w:r>
        <w:t>Complete the Return in 3PL WMS.</w:t>
      </w:r>
    </w:p>
    <w:p w14:paraId="7B54CB02" w14:textId="7D90CD3D" w:rsidR="00165039" w:rsidRPr="003B23BE" w:rsidRDefault="00165039" w:rsidP="00165039">
      <w:pPr>
        <w:pStyle w:val="ListParagraph"/>
        <w:numPr>
          <w:ilvl w:val="3"/>
          <w:numId w:val="1"/>
        </w:numPr>
      </w:pPr>
      <w:r w:rsidRPr="003B23BE">
        <w:t xml:space="preserve">If product was DAM/RT, </w:t>
      </w:r>
      <w:r w:rsidR="00DC2D5D">
        <w:t xml:space="preserve">proceed to Put Away step </w:t>
      </w:r>
      <w:ins w:id="75" w:author="CORP\e.delapena" w:date="2023-12-18T15:13:00Z">
        <w:r w:rsidR="00AB5F4B">
          <w:t>4</w:t>
        </w:r>
      </w:ins>
      <w:del w:id="76" w:author="CORP\e.delapena" w:date="2023-12-18T15:13:00Z">
        <w:r w:rsidR="00DC2D5D" w:rsidDel="00AB5F4B">
          <w:delText>(4.E)</w:delText>
        </w:r>
      </w:del>
      <w:r w:rsidR="00DC2D5D">
        <w:t>.</w:t>
      </w:r>
    </w:p>
    <w:p w14:paraId="7EFD06AE" w14:textId="77777777" w:rsidR="00165039" w:rsidRPr="003B23BE" w:rsidRDefault="00165039" w:rsidP="00165039">
      <w:pPr>
        <w:pStyle w:val="ListParagraph"/>
        <w:numPr>
          <w:ilvl w:val="3"/>
          <w:numId w:val="1"/>
        </w:numPr>
      </w:pPr>
      <w:r w:rsidRPr="003B23BE">
        <w:t>If product was ACC/AV</w:t>
      </w:r>
    </w:p>
    <w:p w14:paraId="4BF64443" w14:textId="77777777" w:rsidR="00165039" w:rsidRPr="003B23BE" w:rsidRDefault="00165039" w:rsidP="00165039">
      <w:pPr>
        <w:pStyle w:val="ListParagraph"/>
        <w:numPr>
          <w:ilvl w:val="4"/>
          <w:numId w:val="1"/>
        </w:numPr>
      </w:pPr>
      <w:r w:rsidRPr="003B23BE">
        <w:t>Scan LIP again.</w:t>
      </w:r>
    </w:p>
    <w:p w14:paraId="41A58C57" w14:textId="3D2E27E5" w:rsidR="00165039" w:rsidRPr="003B23BE" w:rsidRDefault="00165039" w:rsidP="00165039">
      <w:pPr>
        <w:pStyle w:val="ListParagraph"/>
        <w:numPr>
          <w:ilvl w:val="4"/>
          <w:numId w:val="1"/>
        </w:numPr>
      </w:pPr>
      <w:r w:rsidRPr="003B23BE">
        <w:lastRenderedPageBreak/>
        <w:t>Change inventory status to “available” for picking.</w:t>
      </w:r>
    </w:p>
    <w:p w14:paraId="0705C2D2" w14:textId="09AF77F1" w:rsidR="00165039" w:rsidRPr="003B23BE" w:rsidRDefault="00DC2D5D" w:rsidP="00165039">
      <w:pPr>
        <w:pStyle w:val="ListParagraph"/>
        <w:numPr>
          <w:ilvl w:val="4"/>
          <w:numId w:val="1"/>
        </w:numPr>
      </w:pPr>
      <w:r>
        <w:t>Give</w:t>
      </w:r>
      <w:r w:rsidR="00165039" w:rsidRPr="003B23BE">
        <w:t xml:space="preserve"> ‘Reason for Change’ as “Put Away”.</w:t>
      </w:r>
    </w:p>
    <w:p w14:paraId="030FA445" w14:textId="12DA4BF3" w:rsidR="00165039" w:rsidRPr="003B23BE" w:rsidRDefault="00165039" w:rsidP="00165039">
      <w:pPr>
        <w:pStyle w:val="ListParagraph"/>
        <w:numPr>
          <w:ilvl w:val="3"/>
          <w:numId w:val="1"/>
        </w:numPr>
      </w:pPr>
      <w:r w:rsidRPr="003B23BE">
        <w:t>Refusal is closed out in 3PL WMS.</w:t>
      </w:r>
    </w:p>
    <w:p w14:paraId="0A1DA477" w14:textId="77777777" w:rsidR="00165039" w:rsidRPr="00F55EE8" w:rsidRDefault="00165039" w:rsidP="00DC2D5D">
      <w:pPr>
        <w:pStyle w:val="ListParagraph"/>
        <w:numPr>
          <w:ilvl w:val="3"/>
          <w:numId w:val="1"/>
        </w:numPr>
      </w:pPr>
      <w:r>
        <w:t>Proceed to next step.</w:t>
      </w:r>
    </w:p>
    <w:p w14:paraId="2E3B21F4" w14:textId="7459F0BF" w:rsidR="00165039" w:rsidRDefault="00165039" w:rsidP="00165039">
      <w:pPr>
        <w:pStyle w:val="ListParagraph"/>
        <w:numPr>
          <w:ilvl w:val="1"/>
          <w:numId w:val="1"/>
        </w:numPr>
      </w:pPr>
      <w:r w:rsidRPr="00F817FC">
        <w:t>Put Away</w:t>
      </w:r>
      <w:r>
        <w:t xml:space="preserve"> (done by 3PL associate on warehouse floor</w:t>
      </w:r>
      <w:r w:rsidR="005D2206">
        <w:t xml:space="preserve"> at EOD</w:t>
      </w:r>
      <w:r>
        <w:t>)</w:t>
      </w:r>
    </w:p>
    <w:p w14:paraId="2D926B5E" w14:textId="40837577" w:rsidR="00165039" w:rsidRDefault="005D2206" w:rsidP="00165039">
      <w:pPr>
        <w:pStyle w:val="ListParagraph"/>
        <w:numPr>
          <w:ilvl w:val="2"/>
          <w:numId w:val="1"/>
        </w:numPr>
      </w:pPr>
      <w:r>
        <w:t>Associate enters Put Away functions in 3PL system.</w:t>
      </w:r>
    </w:p>
    <w:p w14:paraId="652DC8A7" w14:textId="77777777" w:rsidR="00165039" w:rsidRPr="00925BAB" w:rsidRDefault="00165039" w:rsidP="00165039">
      <w:pPr>
        <w:pStyle w:val="ListParagraph"/>
        <w:numPr>
          <w:ilvl w:val="2"/>
          <w:numId w:val="1"/>
        </w:numPr>
      </w:pPr>
      <w:r w:rsidRPr="00925BAB">
        <w:t>Associate scans LIP</w:t>
      </w:r>
      <w:r>
        <w:t>.</w:t>
      </w:r>
    </w:p>
    <w:p w14:paraId="2877AC83" w14:textId="77777777" w:rsidR="00165039" w:rsidRDefault="00165039" w:rsidP="00165039">
      <w:pPr>
        <w:pStyle w:val="ListParagraph"/>
        <w:numPr>
          <w:ilvl w:val="3"/>
          <w:numId w:val="1"/>
        </w:numPr>
      </w:pPr>
      <w:r w:rsidRPr="00925BAB">
        <w:t xml:space="preserve">If LIP is for DAM product, LIP </w:t>
      </w:r>
      <w:r>
        <w:t>is on product box.</w:t>
      </w:r>
    </w:p>
    <w:p w14:paraId="1221E6B9" w14:textId="77777777" w:rsidR="00165039" w:rsidRDefault="00165039" w:rsidP="00165039">
      <w:pPr>
        <w:pStyle w:val="ListParagraph"/>
        <w:numPr>
          <w:ilvl w:val="3"/>
          <w:numId w:val="1"/>
        </w:numPr>
      </w:pPr>
      <w:r w:rsidRPr="00925BAB">
        <w:t>If LIP is for ACC product, LIP</w:t>
      </w:r>
      <w:r>
        <w:t xml:space="preserve"> is</w:t>
      </w:r>
      <w:r w:rsidRPr="00925BAB">
        <w:t xml:space="preserve"> on </w:t>
      </w:r>
      <w:r>
        <w:t xml:space="preserve">package </w:t>
      </w:r>
      <w:r w:rsidRPr="00925BAB">
        <w:t>box</w:t>
      </w:r>
      <w:r>
        <w:t>.</w:t>
      </w:r>
    </w:p>
    <w:p w14:paraId="72552387" w14:textId="3974448D" w:rsidR="00165039" w:rsidRPr="00ED3CEE" w:rsidRDefault="00165039" w:rsidP="005D2206">
      <w:pPr>
        <w:pStyle w:val="ListParagraph"/>
        <w:numPr>
          <w:ilvl w:val="2"/>
          <w:numId w:val="1"/>
        </w:numPr>
      </w:pPr>
      <w:r>
        <w:t xml:space="preserve">If product </w:t>
      </w:r>
      <w:r w:rsidRPr="00ED3CEE">
        <w:t>is ACC/</w:t>
      </w:r>
      <w:r>
        <w:t>AV, go to A-stock pick front</w:t>
      </w:r>
      <w:r w:rsidRPr="00ED3CEE">
        <w:t xml:space="preserve"> on </w:t>
      </w:r>
      <w:r w:rsidR="005D2206">
        <w:t xml:space="preserve">warehouse </w:t>
      </w:r>
      <w:r w:rsidRPr="00ED3CEE">
        <w:t>floor.</w:t>
      </w:r>
      <w:r w:rsidRPr="00C37353">
        <w:rPr>
          <w:noProof/>
        </w:rPr>
        <w:t xml:space="preserve"> </w:t>
      </w:r>
    </w:p>
    <w:p w14:paraId="223285B5" w14:textId="77A8BEA8" w:rsidR="00165039" w:rsidRDefault="005D2206" w:rsidP="005D2206">
      <w:pPr>
        <w:pStyle w:val="ListParagraph"/>
        <w:numPr>
          <w:ilvl w:val="2"/>
          <w:numId w:val="1"/>
        </w:num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EC2EDC" wp14:editId="0732056D">
                <wp:simplePos x="0" y="0"/>
                <wp:positionH relativeFrom="column">
                  <wp:posOffset>1629720</wp:posOffset>
                </wp:positionH>
                <wp:positionV relativeFrom="paragraph">
                  <wp:posOffset>1618024</wp:posOffset>
                </wp:positionV>
                <wp:extent cx="2688590" cy="201930"/>
                <wp:effectExtent l="0" t="0" r="0" b="7620"/>
                <wp:wrapTopAndBottom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590" cy="2019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A30A67" w14:textId="77777777" w:rsidR="00165039" w:rsidRPr="009C2343" w:rsidRDefault="00165039" w:rsidP="00165039">
                            <w:pPr>
                              <w:pStyle w:val="Caption"/>
                              <w:rPr>
                                <w:i w:val="0"/>
                                <w:noProof/>
                                <w:color w:val="000000" w:themeColor="text1"/>
                              </w:rPr>
                            </w:pPr>
                            <w:r w:rsidRPr="009C2343">
                              <w:rPr>
                                <w:i w:val="0"/>
                                <w:color w:val="000000" w:themeColor="text1"/>
                              </w:rPr>
                              <w:t>Scan Check ID and location code on warehouse shelf.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C2ED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4" type="#_x0000_t202" style="position:absolute;left:0;text-align:left;margin-left:128.3pt;margin-top:127.4pt;width:211.7pt;height:15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" stroked="f">
                <v:textbox inset="0,0,0,0">
                  <w:txbxContent>
                    <w:p w14:paraId="1EA30A67" w14:textId="77777777" w:rsidR="00165039" w:rsidRPr="009C2343" w:rsidRDefault="00165039" w:rsidP="00165039">
                      <w:pPr>
                        <w:pStyle w:val="Caption"/>
                        <w:rPr>
                          <w:i w:val="0"/>
                          <w:noProof/>
                          <w:color w:val="000000" w:themeColor="text1"/>
                        </w:rPr>
                      </w:pPr>
                      <w:r w:rsidRPr="009C2343">
                        <w:rPr>
                          <w:i w:val="0"/>
                          <w:color w:val="000000" w:themeColor="text1"/>
                        </w:rPr>
                        <w:t>Scan Check ID and location code on warehouse shelf.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60288" behindDoc="0" locked="0" layoutInCell="1" allowOverlap="1" wp14:anchorId="3FE27C0E" wp14:editId="3AA6EDF2">
            <wp:simplePos x="0" y="0"/>
            <wp:positionH relativeFrom="margin">
              <wp:align>center</wp:align>
            </wp:positionH>
            <wp:positionV relativeFrom="paragraph">
              <wp:posOffset>351790</wp:posOffset>
            </wp:positionV>
            <wp:extent cx="3599180" cy="1210945"/>
            <wp:effectExtent l="0" t="0" r="1270" b="825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P_CheckIDLocationCode_Snip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If product is DAM/RT, go to B-stock bin location on warehouse floor. </w:t>
      </w:r>
      <w:r w:rsidR="00165039">
        <w:t xml:space="preserve"> </w:t>
      </w:r>
    </w:p>
    <w:p w14:paraId="07402F8C" w14:textId="754AA2CB" w:rsidR="00165039" w:rsidRPr="00ED3CEE" w:rsidRDefault="00165039" w:rsidP="00165039">
      <w:pPr>
        <w:pStyle w:val="ListParagraph"/>
        <w:ind w:left="3600"/>
      </w:pPr>
    </w:p>
    <w:p w14:paraId="06E8698C" w14:textId="529A3BB2" w:rsidR="00611C9B" w:rsidRDefault="00611C9B" w:rsidP="005D2206">
      <w:pPr>
        <w:pStyle w:val="ListParagraph"/>
        <w:numPr>
          <w:ilvl w:val="2"/>
          <w:numId w:val="1"/>
        </w:numPr>
      </w:pPr>
      <w:r>
        <w:lastRenderedPageBreak/>
        <w:t>Scan location code on stock shelf to confirm match in 3PL WMS.</w:t>
      </w:r>
    </w:p>
    <w:p w14:paraId="1C7E03B1" w14:textId="756D1303" w:rsidR="00165039" w:rsidRPr="00ED3CEE" w:rsidRDefault="00165039" w:rsidP="005D2206">
      <w:pPr>
        <w:pStyle w:val="ListParagraph"/>
        <w:numPr>
          <w:ilvl w:val="3"/>
          <w:numId w:val="1"/>
        </w:numPr>
      </w:pPr>
      <w:r w:rsidRPr="00ED3CEE">
        <w:t xml:space="preserve">If location in </w:t>
      </w:r>
      <w:r>
        <w:t>3PL system</w:t>
      </w:r>
      <w:r w:rsidRPr="00ED3CEE">
        <w:t xml:space="preserve"> matches LIP, scan Check ID on shelf.</w:t>
      </w:r>
    </w:p>
    <w:p w14:paraId="2960575F" w14:textId="08BF4F6F" w:rsidR="00165039" w:rsidRDefault="00165039" w:rsidP="005D2206">
      <w:pPr>
        <w:pStyle w:val="ListParagraph"/>
        <w:numPr>
          <w:ilvl w:val="3"/>
          <w:numId w:val="1"/>
        </w:numPr>
      </w:pPr>
      <w:r w:rsidRPr="00ED3CEE">
        <w:t xml:space="preserve">If </w:t>
      </w:r>
      <w:r>
        <w:t>3PL system</w:t>
      </w:r>
      <w:r w:rsidRPr="00ED3CEE">
        <w:t xml:space="preserve"> location does not match LIP, change location in </w:t>
      </w:r>
      <w:r>
        <w:t>3PL system</w:t>
      </w:r>
      <w:r w:rsidRPr="00ED3CEE">
        <w:t xml:space="preserve"> by scanning location</w:t>
      </w:r>
      <w:r>
        <w:t xml:space="preserve"> code and Check ID on shelf.</w:t>
      </w:r>
    </w:p>
    <w:p w14:paraId="7004A895" w14:textId="77777777" w:rsidR="00165039" w:rsidRDefault="00165039" w:rsidP="00165039">
      <w:pPr>
        <w:pStyle w:val="ListParagraph"/>
        <w:numPr>
          <w:ilvl w:val="2"/>
          <w:numId w:val="1"/>
        </w:numPr>
      </w:pPr>
      <w:r>
        <w:t>Associate places product in assigned shelf location.</w:t>
      </w:r>
    </w:p>
    <w:p w14:paraId="7DC44A7F" w14:textId="77777777" w:rsidR="00165039" w:rsidRDefault="00165039" w:rsidP="00165039">
      <w:pPr>
        <w:pStyle w:val="ListParagraph"/>
        <w:numPr>
          <w:ilvl w:val="3"/>
          <w:numId w:val="1"/>
        </w:numPr>
      </w:pPr>
      <w:r>
        <w:t>If product is DAM/RT, place in white bin.</w:t>
      </w:r>
    </w:p>
    <w:p w14:paraId="6E6AD967" w14:textId="77777777" w:rsidR="00165039" w:rsidRDefault="00165039" w:rsidP="00165039">
      <w:pPr>
        <w:pStyle w:val="ListParagraph"/>
        <w:numPr>
          <w:ilvl w:val="3"/>
          <w:numId w:val="1"/>
        </w:numPr>
      </w:pPr>
      <w:r>
        <w:t>If product is ACC/AV, consolidate in existing boxes.</w:t>
      </w:r>
    </w:p>
    <w:p w14:paraId="14233A95" w14:textId="77777777" w:rsidR="00165039" w:rsidRDefault="00165039" w:rsidP="00165039">
      <w:pPr>
        <w:pStyle w:val="ListParagraph"/>
        <w:numPr>
          <w:ilvl w:val="3"/>
          <w:numId w:val="1"/>
        </w:numPr>
      </w:pPr>
      <w:r>
        <w:t xml:space="preserve">If bin or box is full, use 3PL system to find open bin and enter </w:t>
      </w:r>
      <w:r w:rsidRPr="00F55EE8">
        <w:t xml:space="preserve">reason code </w:t>
      </w:r>
      <w:r>
        <w:t>‘</w:t>
      </w:r>
      <w:r w:rsidRPr="00CB4891">
        <w:t>NB</w:t>
      </w:r>
      <w:r>
        <w:t>’ (Next Bin) in 3PL system.</w:t>
      </w:r>
    </w:p>
    <w:p w14:paraId="268B2AD7" w14:textId="6AA016BA" w:rsidR="00165039" w:rsidRDefault="00165039" w:rsidP="00165039">
      <w:pPr>
        <w:pStyle w:val="ListParagraph"/>
        <w:numPr>
          <w:ilvl w:val="4"/>
          <w:numId w:val="1"/>
        </w:numPr>
      </w:pPr>
      <w:r>
        <w:t>Change location in 3PL system by scanning location code and Check ID on shelf.</w:t>
      </w:r>
    </w:p>
    <w:p w14:paraId="432A349A" w14:textId="5DD39EB9" w:rsidR="002E00A8" w:rsidRDefault="001357CB" w:rsidP="009C22E8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2B9C7FE" wp14:editId="34985CF3">
                <wp:simplePos x="0" y="0"/>
                <wp:positionH relativeFrom="margin">
                  <wp:align>right</wp:align>
                </wp:positionH>
                <wp:positionV relativeFrom="paragraph">
                  <wp:posOffset>2938145</wp:posOffset>
                </wp:positionV>
                <wp:extent cx="2354580" cy="333375"/>
                <wp:effectExtent l="0" t="0" r="7620" b="9525"/>
                <wp:wrapTopAndBottom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580" cy="333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4D808D" w14:textId="77777777" w:rsidR="001357CB" w:rsidRPr="00BE4E5C" w:rsidRDefault="001357CB" w:rsidP="001357CB">
                            <w:pPr>
                              <w:pStyle w:val="Caption"/>
                              <w:rPr>
                                <w:i w:val="0"/>
                                <w:noProof/>
                                <w:color w:val="auto"/>
                              </w:rPr>
                            </w:pPr>
                            <w:r w:rsidRPr="00BE4E5C">
                              <w:rPr>
                                <w:i w:val="0"/>
                                <w:color w:val="auto"/>
                              </w:rPr>
                              <w:t xml:space="preserve">B-stock product is consolidated in white bins on warehouse shelf location.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9C7FE" id="Text Box 34" o:spid="_x0000_s1035" type="#_x0000_t202" style="position:absolute;margin-left:134.2pt;margin-top:231.35pt;width:185.4pt;height:26.25pt;z-index:2516920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" stroked="f">
                <v:textbox inset="0,0,0,0">
                  <w:txbxContent>
                    <w:p w14:paraId="774D808D" w14:textId="77777777" w:rsidR="001357CB" w:rsidRPr="00BE4E5C" w:rsidRDefault="001357CB" w:rsidP="001357CB">
                      <w:pPr>
                        <w:pStyle w:val="Caption"/>
                        <w:rPr>
                          <w:i w:val="0"/>
                          <w:noProof/>
                          <w:color w:val="auto"/>
                        </w:rPr>
                      </w:pPr>
                      <w:r w:rsidRPr="00BE4E5C">
                        <w:rPr>
                          <w:i w:val="0"/>
                          <w:color w:val="auto"/>
                        </w:rPr>
                        <w:t xml:space="preserve">B-stock product is consolidated in white bins on warehouse shelf location.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89984" behindDoc="0" locked="0" layoutInCell="1" allowOverlap="1" wp14:anchorId="19799241" wp14:editId="6B33D273">
            <wp:simplePos x="0" y="0"/>
            <wp:positionH relativeFrom="margin">
              <wp:align>right</wp:align>
            </wp:positionH>
            <wp:positionV relativeFrom="paragraph">
              <wp:posOffset>214989</wp:posOffset>
            </wp:positionV>
            <wp:extent cx="2354876" cy="2697480"/>
            <wp:effectExtent l="0" t="0" r="7620" b="762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B Stock bin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876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F81030" wp14:editId="133059E4">
                <wp:simplePos x="0" y="0"/>
                <wp:positionH relativeFrom="margin">
                  <wp:align>left</wp:align>
                </wp:positionH>
                <wp:positionV relativeFrom="paragraph">
                  <wp:posOffset>2941485</wp:posOffset>
                </wp:positionV>
                <wp:extent cx="2909570" cy="317500"/>
                <wp:effectExtent l="0" t="0" r="5080" b="6350"/>
                <wp:wrapTopAndBottom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9570" cy="317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3CE5E1" w14:textId="77777777" w:rsidR="001357CB" w:rsidRPr="00BE4E5C" w:rsidRDefault="001357CB" w:rsidP="001357CB">
                            <w:pPr>
                              <w:pStyle w:val="Caption"/>
                              <w:rPr>
                                <w:i w:val="0"/>
                                <w:noProof/>
                                <w:color w:val="auto"/>
                              </w:rPr>
                            </w:pPr>
                            <w:r w:rsidRPr="00BE4E5C">
                              <w:rPr>
                                <w:i w:val="0"/>
                                <w:color w:val="auto"/>
                              </w:rPr>
                              <w:t xml:space="preserve">A-stock product is consolidated in Partial boxes on warehouse shelf location.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81030" id="Text Box 33" o:spid="_x0000_s1036" type="#_x0000_t202" style="position:absolute;margin-left:0;margin-top:231.6pt;width:229.1pt;height:25pt;z-index:2516879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" stroked="f">
                <v:textbox inset="0,0,0,0">
                  <w:txbxContent>
                    <w:p w14:paraId="0C3CE5E1" w14:textId="77777777" w:rsidR="001357CB" w:rsidRPr="00BE4E5C" w:rsidRDefault="001357CB" w:rsidP="001357CB">
                      <w:pPr>
                        <w:pStyle w:val="Caption"/>
                        <w:rPr>
                          <w:i w:val="0"/>
                          <w:noProof/>
                          <w:color w:val="auto"/>
                        </w:rPr>
                      </w:pPr>
                      <w:r w:rsidRPr="00BE4E5C">
                        <w:rPr>
                          <w:i w:val="0"/>
                          <w:color w:val="auto"/>
                        </w:rPr>
                        <w:t xml:space="preserve">A-stock product is consolidated in Partial boxes on warehouse shelf location.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85888" behindDoc="0" locked="0" layoutInCell="1" allowOverlap="1" wp14:anchorId="11A6455B" wp14:editId="32BF6836">
            <wp:simplePos x="0" y="0"/>
            <wp:positionH relativeFrom="margin">
              <wp:posOffset>0</wp:posOffset>
            </wp:positionH>
            <wp:positionV relativeFrom="paragraph">
              <wp:posOffset>191135</wp:posOffset>
            </wp:positionV>
            <wp:extent cx="2909570" cy="2701290"/>
            <wp:effectExtent l="0" t="0" r="5080" b="381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A Stock box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E00A8" w:rsidSect="00696DB0">
      <w:footerReference w:type="default" r:id="rId33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C26E0C" w14:textId="77777777" w:rsidR="00360BB7" w:rsidRDefault="00360BB7" w:rsidP="00696DB0">
      <w:pPr>
        <w:spacing w:after="0" w:line="240" w:lineRule="auto"/>
      </w:pPr>
      <w:r>
        <w:separator/>
      </w:r>
    </w:p>
  </w:endnote>
  <w:endnote w:type="continuationSeparator" w:id="0">
    <w:p w14:paraId="7D90B43F" w14:textId="77777777" w:rsidR="00360BB7" w:rsidRDefault="00360BB7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32A34A1" w14:textId="786FC077"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B5F4B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32A34A2" w14:textId="6B7B2EBE" w:rsidR="00CA7E09" w:rsidRDefault="009C22E8" w:rsidP="00696DB0">
        <w:pPr>
          <w:pStyle w:val="Footer"/>
          <w:jc w:val="center"/>
        </w:pPr>
        <w:r>
          <w:t xml:space="preserve">SOP – </w:t>
        </w:r>
        <w:r w:rsidR="009A48CB">
          <w:t xml:space="preserve">eComm </w:t>
        </w:r>
        <w:r>
          <w:t>Refusals Processing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A3DA01" w14:textId="77777777" w:rsidR="00360BB7" w:rsidRDefault="00360BB7" w:rsidP="00696DB0">
      <w:pPr>
        <w:spacing w:after="0" w:line="240" w:lineRule="auto"/>
      </w:pPr>
      <w:r>
        <w:separator/>
      </w:r>
    </w:p>
  </w:footnote>
  <w:footnote w:type="continuationSeparator" w:id="0">
    <w:p w14:paraId="3E43CAA5" w14:textId="77777777" w:rsidR="00360BB7" w:rsidRDefault="00360BB7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62534E5F"/>
    <w:multiLevelType w:val="hybridMultilevel"/>
    <w:tmpl w:val="B4BAF390"/>
    <w:lvl w:ilvl="0" w:tplc="54606F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E71139F"/>
    <w:multiLevelType w:val="multilevel"/>
    <w:tmpl w:val="FD10DD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Theme="minorHAnsi" w:eastAsiaTheme="minorEastAsia" w:hAnsiTheme="minorHAnsi" w:cstheme="minorBidi" w:hint="default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asciiTheme="minorHAnsi" w:eastAsiaTheme="minorEastAsia" w:hAnsiTheme="minorHAnsi" w:cstheme="minorBidi"/>
      </w:rPr>
    </w:lvl>
    <w:lvl w:ilvl="6">
      <w:start w:val="1"/>
      <w:numFmt w:val="lowerRoman"/>
      <w:lvlText w:val="%7."/>
      <w:lvlJc w:val="left"/>
      <w:pPr>
        <w:ind w:left="5040" w:hanging="360"/>
      </w:pPr>
      <w:rPr>
        <w:rFonts w:asciiTheme="minorHAnsi" w:eastAsiaTheme="minorEastAsia" w:hAnsiTheme="minorHAnsi" w:cstheme="minorBidi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ORP\e.delapena">
    <w15:presenceInfo w15:providerId="None" w15:userId="CORP\e.delapen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trackRevision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239A2"/>
    <w:rsid w:val="00052D16"/>
    <w:rsid w:val="000562FA"/>
    <w:rsid w:val="000936B4"/>
    <w:rsid w:val="000D1E2C"/>
    <w:rsid w:val="00104D95"/>
    <w:rsid w:val="00105082"/>
    <w:rsid w:val="001257B4"/>
    <w:rsid w:val="001357CB"/>
    <w:rsid w:val="0014669B"/>
    <w:rsid w:val="00154C1B"/>
    <w:rsid w:val="00155451"/>
    <w:rsid w:val="00165039"/>
    <w:rsid w:val="00172F9F"/>
    <w:rsid w:val="0019403D"/>
    <w:rsid w:val="001A3108"/>
    <w:rsid w:val="00206DB2"/>
    <w:rsid w:val="00212FBE"/>
    <w:rsid w:val="00216C2C"/>
    <w:rsid w:val="00221E77"/>
    <w:rsid w:val="00221F26"/>
    <w:rsid w:val="0022769F"/>
    <w:rsid w:val="002411D1"/>
    <w:rsid w:val="00244430"/>
    <w:rsid w:val="002465B4"/>
    <w:rsid w:val="002510DC"/>
    <w:rsid w:val="002516C7"/>
    <w:rsid w:val="0025526A"/>
    <w:rsid w:val="00267450"/>
    <w:rsid w:val="00295E0F"/>
    <w:rsid w:val="002B02F8"/>
    <w:rsid w:val="002B4EF2"/>
    <w:rsid w:val="002C012B"/>
    <w:rsid w:val="002C5C31"/>
    <w:rsid w:val="002E00A8"/>
    <w:rsid w:val="00324688"/>
    <w:rsid w:val="00360BB7"/>
    <w:rsid w:val="00377117"/>
    <w:rsid w:val="003D2612"/>
    <w:rsid w:val="003D5CA4"/>
    <w:rsid w:val="00434324"/>
    <w:rsid w:val="00457561"/>
    <w:rsid w:val="004613D4"/>
    <w:rsid w:val="0047208B"/>
    <w:rsid w:val="00483E37"/>
    <w:rsid w:val="004A2EDA"/>
    <w:rsid w:val="004B039F"/>
    <w:rsid w:val="004B42F7"/>
    <w:rsid w:val="004B507C"/>
    <w:rsid w:val="004C4A42"/>
    <w:rsid w:val="004D3AE6"/>
    <w:rsid w:val="004E7FD6"/>
    <w:rsid w:val="00523DAA"/>
    <w:rsid w:val="005500BA"/>
    <w:rsid w:val="00551047"/>
    <w:rsid w:val="00567D61"/>
    <w:rsid w:val="005719FF"/>
    <w:rsid w:val="00574369"/>
    <w:rsid w:val="005D2206"/>
    <w:rsid w:val="005F1BA4"/>
    <w:rsid w:val="005F3DFF"/>
    <w:rsid w:val="00611C9B"/>
    <w:rsid w:val="0062697A"/>
    <w:rsid w:val="006306E2"/>
    <w:rsid w:val="00644662"/>
    <w:rsid w:val="006529D5"/>
    <w:rsid w:val="00662C7F"/>
    <w:rsid w:val="0067054F"/>
    <w:rsid w:val="00681E0A"/>
    <w:rsid w:val="00696DB0"/>
    <w:rsid w:val="007173B6"/>
    <w:rsid w:val="00722BC1"/>
    <w:rsid w:val="00731375"/>
    <w:rsid w:val="007376A6"/>
    <w:rsid w:val="00760950"/>
    <w:rsid w:val="00782869"/>
    <w:rsid w:val="007B61B1"/>
    <w:rsid w:val="007B7D62"/>
    <w:rsid w:val="007C1EA3"/>
    <w:rsid w:val="007C257D"/>
    <w:rsid w:val="00855841"/>
    <w:rsid w:val="008B055A"/>
    <w:rsid w:val="008B52E2"/>
    <w:rsid w:val="008C2E49"/>
    <w:rsid w:val="008C571E"/>
    <w:rsid w:val="008E6BFC"/>
    <w:rsid w:val="00901960"/>
    <w:rsid w:val="00920796"/>
    <w:rsid w:val="00963EA9"/>
    <w:rsid w:val="00964B77"/>
    <w:rsid w:val="00996352"/>
    <w:rsid w:val="009A2C5D"/>
    <w:rsid w:val="009A48CB"/>
    <w:rsid w:val="009A5518"/>
    <w:rsid w:val="009C22E8"/>
    <w:rsid w:val="009C2E09"/>
    <w:rsid w:val="009C5B2D"/>
    <w:rsid w:val="009F16CE"/>
    <w:rsid w:val="009F3E45"/>
    <w:rsid w:val="00A02F8E"/>
    <w:rsid w:val="00A04175"/>
    <w:rsid w:val="00A2667A"/>
    <w:rsid w:val="00A358B5"/>
    <w:rsid w:val="00A41EA3"/>
    <w:rsid w:val="00A44DED"/>
    <w:rsid w:val="00A6064A"/>
    <w:rsid w:val="00A62D0D"/>
    <w:rsid w:val="00A70F50"/>
    <w:rsid w:val="00A74E7F"/>
    <w:rsid w:val="00A8065C"/>
    <w:rsid w:val="00A80832"/>
    <w:rsid w:val="00A82C4D"/>
    <w:rsid w:val="00A86387"/>
    <w:rsid w:val="00A97C94"/>
    <w:rsid w:val="00AB5F4B"/>
    <w:rsid w:val="00AC78BA"/>
    <w:rsid w:val="00AD3CD1"/>
    <w:rsid w:val="00AD5E0B"/>
    <w:rsid w:val="00B023BD"/>
    <w:rsid w:val="00B23CFD"/>
    <w:rsid w:val="00B408EA"/>
    <w:rsid w:val="00B4104A"/>
    <w:rsid w:val="00B44C5A"/>
    <w:rsid w:val="00B53413"/>
    <w:rsid w:val="00B71EA0"/>
    <w:rsid w:val="00B8681F"/>
    <w:rsid w:val="00B9779C"/>
    <w:rsid w:val="00BB7674"/>
    <w:rsid w:val="00BE4E5C"/>
    <w:rsid w:val="00BE53E6"/>
    <w:rsid w:val="00C05153"/>
    <w:rsid w:val="00C16D64"/>
    <w:rsid w:val="00C24D76"/>
    <w:rsid w:val="00C30B1A"/>
    <w:rsid w:val="00C34E35"/>
    <w:rsid w:val="00C54C4A"/>
    <w:rsid w:val="00C704C1"/>
    <w:rsid w:val="00CA7E09"/>
    <w:rsid w:val="00CC46E5"/>
    <w:rsid w:val="00CE7666"/>
    <w:rsid w:val="00CF6CE0"/>
    <w:rsid w:val="00D053BA"/>
    <w:rsid w:val="00D33DFA"/>
    <w:rsid w:val="00D91298"/>
    <w:rsid w:val="00D9241E"/>
    <w:rsid w:val="00DA48D7"/>
    <w:rsid w:val="00DC19F2"/>
    <w:rsid w:val="00DC2D5D"/>
    <w:rsid w:val="00DD6D06"/>
    <w:rsid w:val="00DE0F02"/>
    <w:rsid w:val="00E0726A"/>
    <w:rsid w:val="00E41FCE"/>
    <w:rsid w:val="00E94EDB"/>
    <w:rsid w:val="00EC0ED7"/>
    <w:rsid w:val="00EE06CE"/>
    <w:rsid w:val="00EE0EAE"/>
    <w:rsid w:val="00EE12A2"/>
    <w:rsid w:val="00EE5F68"/>
    <w:rsid w:val="00EE5F8F"/>
    <w:rsid w:val="00EF50A5"/>
    <w:rsid w:val="00EF7B13"/>
    <w:rsid w:val="00F17188"/>
    <w:rsid w:val="00F425EC"/>
    <w:rsid w:val="00FB07A2"/>
    <w:rsid w:val="00FC1A01"/>
    <w:rsid w:val="00FC38BE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32A346C"/>
  <w15:docId w15:val="{72959132-F959-4046-A39A-6FF07B7A5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650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50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5039"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65039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8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Logistics_eComm%20Returns%20Exceptions%20Processing%20436.docx" TargetMode="External"/><Relationship Id="rId18" Type="http://schemas.openxmlformats.org/officeDocument/2006/relationships/hyperlink" Target="Logistics_eComm%20Returns%20Exceptions%20Processing%20436.docx" TargetMode="External"/><Relationship Id="rId26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yperlink" Target="Logistics_eComm%20Returns%20Exceptions%20Processing%20436.docx" TargetMode="External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hyperlink" Target="Logistics_eComm%20Returns%20Exceptions%20Processing%20436.docx" TargetMode="External"/><Relationship Id="rId25" Type="http://schemas.openxmlformats.org/officeDocument/2006/relationships/hyperlink" Target="Logistics_eComm%20Returns%20Exceptions%20Processing%20436.docx" TargetMode="External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29" Type="http://schemas.openxmlformats.org/officeDocument/2006/relationships/hyperlink" Target="Logistics_eComm%20Returns%20Exceptions%20Processing%20436.docx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32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hyperlink" Target="Logistics_eComm%20Returns%20Exceptions%20Processing%20436.docx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0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3.png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Logistics_eComm%20Returns%20Processing%20434.docx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9.png"/><Relationship Id="rId30" Type="http://schemas.openxmlformats.org/officeDocument/2006/relationships/image" Target="media/image11.png"/><Relationship Id="rId35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ListForm</Display>
  <Edit>ListForm</Edit>
  <New>ListForm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W52DUE32R37W-550015817-24929</_dlc_DocId>
    <_dlc_DocIdUrl xmlns="c760b2b4-aafe-4739-af18-3c51d6ecd979">
      <Url>http://stacs/sites/Logistics/_layouts/15/DocIdRedir.aspx?ID=W52DUE32R37W-550015817-24929</Url>
      <Description>W52DUE32R37W-550015817-24929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2708CE-03C6-4BBA-9B72-AEAE143AEB4F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c760b2b4-aafe-4739-af18-3c51d6ecd979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7B3B6CE-275A-4FC8-823E-6831F1CADAB5}"/>
</file>

<file path=customXml/itemProps4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312F682-4BB8-4FB2-9F7B-C1859EEB5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7</Pages>
  <Words>1345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– eComm Refusals Processing</vt:lpstr>
    </vt:vector>
  </TitlesOfParts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– eComm Refusals Processing</dc:title>
  <dc:creator>Joseph Morrow</dc:creator>
  <cp:lastModifiedBy>Erwin Dela Pena/eCom - Reverse /SEA/Professional/Samsung Electronics</cp:lastModifiedBy>
  <cp:revision>76</cp:revision>
  <cp:lastPrinted>2012-12-28T17:32:00Z</cp:lastPrinted>
  <dcterms:created xsi:type="dcterms:W3CDTF">2021-07-16T14:27:00Z</dcterms:created>
  <dcterms:modified xsi:type="dcterms:W3CDTF">2023-12-18T21:16:00Z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6852925f-4352-483d-b40d-1a79f666fa68</vt:lpwstr>
  </property>
</Properties>
</file>