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gif" ContentType="image/gif"/>
  <Default Extension="xlsx" ContentType="application/vnd.openxmlformats-officedocument.spreadsheetml.sheet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2A346C" w14:textId="77777777" w:rsidR="002E00A8" w:rsidRDefault="002E00A8" w:rsidP="00BB7674">
      <w:pPr>
        <w:pStyle w:val="ListParagraph"/>
        <w:ind w:left="0"/>
      </w:pPr>
      <w:r>
        <w:rPr>
          <w:noProof/>
          <w:lang w:eastAsia="en-US"/>
        </w:rPr>
        <w:drawing>
          <wp:inline distT="0" distB="0" distL="0" distR="0" wp14:anchorId="432A349B" wp14:editId="432A349C">
            <wp:extent cx="1047750" cy="376115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sung Logo.gif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3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180" w:type="dxa"/>
        <w:jc w:val="center"/>
        <w:tblLook w:val="04A0" w:firstRow="1" w:lastRow="0" w:firstColumn="1" w:lastColumn="0" w:noHBand="0" w:noVBand="1"/>
      </w:tblPr>
      <w:tblGrid>
        <w:gridCol w:w="2760"/>
        <w:gridCol w:w="3051"/>
        <w:gridCol w:w="2417"/>
        <w:gridCol w:w="2379"/>
      </w:tblGrid>
      <w:tr w:rsidR="002E00A8" w:rsidRPr="002E00A8" w14:paraId="432A346F" w14:textId="77777777" w:rsidTr="00BB7674">
        <w:trPr>
          <w:trHeight w:val="499"/>
          <w:jc w:val="center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32A346D" w14:textId="77777777" w:rsidR="002E00A8" w:rsidRPr="002E00A8" w:rsidRDefault="00BB7674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SOP </w:t>
            </w:r>
            <w:r w:rsidR="002E00A8"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Title:</w:t>
            </w:r>
          </w:p>
        </w:tc>
        <w:tc>
          <w:tcPr>
            <w:tcW w:w="74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A346E" w14:textId="36583A1D" w:rsidR="002E00A8" w:rsidRPr="002E00A8" w:rsidRDefault="00421D77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proofErr w:type="spellStart"/>
            <w:r>
              <w:rPr>
                <w:rFonts w:ascii="Calibri" w:eastAsia="Times New Roman" w:hAnsi="Calibri" w:cs="Times New Roman"/>
                <w:b/>
                <w:color w:val="000000"/>
              </w:rPr>
              <w:t>eCommerce</w:t>
            </w:r>
            <w:proofErr w:type="spellEnd"/>
            <w:r>
              <w:rPr>
                <w:rFonts w:ascii="Calibri" w:eastAsia="Times New Roman" w:hAnsi="Calibri" w:cs="Times New Roman"/>
                <w:b/>
                <w:color w:val="000000"/>
              </w:rPr>
              <w:t xml:space="preserve"> </w:t>
            </w:r>
            <w:r w:rsidR="00FB1A21">
              <w:rPr>
                <w:rFonts w:ascii="Calibri" w:eastAsia="Times New Roman" w:hAnsi="Calibri" w:cs="Times New Roman"/>
                <w:b/>
                <w:color w:val="000000"/>
              </w:rPr>
              <w:t xml:space="preserve">Returns </w:t>
            </w:r>
            <w:r w:rsidR="006A5ABE">
              <w:rPr>
                <w:rFonts w:ascii="Calibri" w:eastAsia="Times New Roman" w:hAnsi="Calibri" w:cs="Times New Roman"/>
                <w:b/>
                <w:color w:val="000000"/>
              </w:rPr>
              <w:t>Exceptions Processing</w:t>
            </w:r>
          </w:p>
        </w:tc>
      </w:tr>
      <w:tr w:rsidR="002E00A8" w:rsidRPr="002E00A8" w14:paraId="432A3474" w14:textId="77777777" w:rsidTr="00A62D0D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32A3470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Document Storage Location: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A3471" w14:textId="77777777" w:rsidR="002E00A8" w:rsidRPr="002E00A8" w:rsidRDefault="00963EA9" w:rsidP="00B71E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STACS/Management</w:t>
            </w:r>
            <w:r w:rsidRPr="002E00A8">
              <w:rPr>
                <w:rFonts w:ascii="Calibri" w:eastAsia="Times New Roman" w:hAnsi="Calibri" w:cs="Times New Roman"/>
                <w:b/>
                <w:color w:val="000000"/>
              </w:rPr>
              <w:t>/</w:t>
            </w:r>
            <w:r>
              <w:rPr>
                <w:rFonts w:ascii="Calibri" w:eastAsia="Times New Roman" w:hAnsi="Calibri" w:cs="Times New Roman"/>
                <w:b/>
                <w:color w:val="000000"/>
              </w:rPr>
              <w:t>SOPs – Logistics and Warehousing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32A3472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Document #: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A3473" w14:textId="5BD29A98" w:rsidR="002516C7" w:rsidRPr="00CB6E18" w:rsidRDefault="00CB6E18" w:rsidP="00CB6E1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CB6E18">
              <w:rPr>
                <w:b/>
              </w:rPr>
              <w:t>SEASOP3436v100</w:t>
            </w:r>
          </w:p>
        </w:tc>
      </w:tr>
      <w:tr w:rsidR="002E00A8" w:rsidRPr="002E00A8" w14:paraId="432A3479" w14:textId="77777777" w:rsidTr="00A62D0D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32A3475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SOP Originator: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A3476" w14:textId="4FD8C00A" w:rsidR="002E00A8" w:rsidRPr="002E00A8" w:rsidRDefault="00A93FAA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Erwin Dela Pena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32A3477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Last Edited by: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A3478" w14:textId="600E5712" w:rsidR="002E00A8" w:rsidRPr="002E00A8" w:rsidRDefault="00932726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Erwin Dela Pena</w:t>
            </w:r>
          </w:p>
        </w:tc>
      </w:tr>
      <w:tr w:rsidR="002E00A8" w:rsidRPr="002E00A8" w14:paraId="432A347E" w14:textId="77777777" w:rsidTr="00A62D0D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32A347A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Effective Date: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A347B" w14:textId="1D5421B9" w:rsidR="002E00A8" w:rsidRPr="002E00A8" w:rsidRDefault="00CB6E18" w:rsidP="00CB6E1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08/04/2021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32A347C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Last Edited Date: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A347D" w14:textId="1199B66E" w:rsidR="002E00A8" w:rsidRPr="002E00A8" w:rsidRDefault="005A6326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del w:id="0" w:author="CORP\e.delapena" w:date="2023-12-18T15:42:00Z">
              <w:r w:rsidDel="001830F8">
                <w:rPr>
                  <w:rFonts w:ascii="Calibri" w:eastAsia="Times New Roman" w:hAnsi="Calibri" w:cs="Times New Roman"/>
                  <w:b/>
                  <w:color w:val="000000"/>
                </w:rPr>
                <w:delText>10/17/2022</w:delText>
              </w:r>
            </w:del>
            <w:ins w:id="1" w:author="CORP\e.delapena" w:date="2023-12-18T15:42:00Z">
              <w:r w:rsidR="001830F8">
                <w:rPr>
                  <w:rFonts w:ascii="Calibri" w:eastAsia="Times New Roman" w:hAnsi="Calibri" w:cs="Times New Roman"/>
                  <w:b/>
                  <w:color w:val="000000"/>
                </w:rPr>
                <w:t>12/18/2023</w:t>
              </w:r>
            </w:ins>
          </w:p>
        </w:tc>
      </w:tr>
      <w:tr w:rsidR="002E00A8" w:rsidRPr="002E00A8" w14:paraId="432A3481" w14:textId="77777777" w:rsidTr="00BB7674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32A347F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Other:</w:t>
            </w:r>
          </w:p>
        </w:tc>
        <w:tc>
          <w:tcPr>
            <w:tcW w:w="74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A3480" w14:textId="563F0517" w:rsidR="002E00A8" w:rsidRPr="002E00A8" w:rsidRDefault="00E123EF" w:rsidP="001830F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  <w:pPrChange w:id="2" w:author="CORP\e.delapena" w:date="2023-12-18T15:42:00Z">
                <w:pPr>
                  <w:spacing w:after="0" w:line="240" w:lineRule="auto"/>
                  <w:jc w:val="center"/>
                </w:pPr>
              </w:pPrChange>
            </w:pPr>
            <w:r>
              <w:rPr>
                <w:rFonts w:ascii="Calibri" w:eastAsia="Times New Roman" w:hAnsi="Calibri" w:cs="Times New Roman"/>
                <w:color w:val="000000"/>
              </w:rPr>
              <w:t>Visibility,</w:t>
            </w:r>
            <w:del w:id="3" w:author="CORP\e.delapena" w:date="2023-12-18T15:42:00Z">
              <w:r w:rsidDel="001830F8">
                <w:rPr>
                  <w:rFonts w:ascii="Calibri" w:eastAsia="Times New Roman" w:hAnsi="Calibri" w:cs="Times New Roman"/>
                  <w:color w:val="000000"/>
                </w:rPr>
                <w:delText xml:space="preserve"> GMP</w:delText>
              </w:r>
            </w:del>
            <w:ins w:id="4" w:author="CORP\e.delapena" w:date="2023-12-18T15:42:00Z">
              <w:r w:rsidR="001830F8">
                <w:rPr>
                  <w:rFonts w:ascii="Calibri" w:eastAsia="Times New Roman" w:hAnsi="Calibri" w:cs="Times New Roman"/>
                  <w:color w:val="000000"/>
                </w:rPr>
                <w:t xml:space="preserve"> </w:t>
              </w:r>
              <w:proofErr w:type="spellStart"/>
              <w:r w:rsidR="001830F8">
                <w:rPr>
                  <w:rFonts w:ascii="Calibri" w:eastAsia="Times New Roman" w:hAnsi="Calibri" w:cs="Times New Roman"/>
                  <w:color w:val="000000"/>
                </w:rPr>
                <w:t>Nerp</w:t>
              </w:r>
            </w:ins>
            <w:proofErr w:type="spellEnd"/>
            <w:r>
              <w:rPr>
                <w:rFonts w:ascii="Calibri" w:eastAsia="Times New Roman" w:hAnsi="Calibri" w:cs="Times New Roman"/>
                <w:color w:val="000000"/>
              </w:rPr>
              <w:t>, and Workbench access</w:t>
            </w:r>
            <w:r w:rsidR="00F81FB5">
              <w:rPr>
                <w:rFonts w:ascii="Calibri" w:eastAsia="Times New Roman" w:hAnsi="Calibri" w:cs="Times New Roman"/>
                <w:color w:val="000000"/>
              </w:rPr>
              <w:t xml:space="preserve"> required</w:t>
            </w:r>
            <w:r>
              <w:rPr>
                <w:rFonts w:ascii="Calibri" w:eastAsia="Times New Roman" w:hAnsi="Calibri" w:cs="Times New Roman"/>
                <w:color w:val="000000"/>
              </w:rPr>
              <w:t>.</w:t>
            </w:r>
          </w:p>
        </w:tc>
      </w:tr>
    </w:tbl>
    <w:p w14:paraId="432A3482" w14:textId="77777777" w:rsidR="002E00A8" w:rsidRDefault="002E00A8" w:rsidP="002E00A8">
      <w:pPr>
        <w:pStyle w:val="ListParagraph"/>
        <w:ind w:left="0"/>
      </w:pPr>
    </w:p>
    <w:p w14:paraId="432A3483" w14:textId="77777777" w:rsidR="00DE0F02" w:rsidRPr="00064216" w:rsidRDefault="002E00A8" w:rsidP="002E00A8">
      <w:pPr>
        <w:pStyle w:val="ListParagraph"/>
        <w:numPr>
          <w:ilvl w:val="0"/>
          <w:numId w:val="1"/>
        </w:numPr>
      </w:pPr>
      <w:r w:rsidRPr="00064216">
        <w:t>Purpose</w:t>
      </w:r>
    </w:p>
    <w:p w14:paraId="432A3484" w14:textId="41A42D84" w:rsidR="00A62D0D" w:rsidRPr="00064216" w:rsidRDefault="009B1BF5" w:rsidP="00A62D0D">
      <w:pPr>
        <w:pStyle w:val="ListParagraph"/>
        <w:numPr>
          <w:ilvl w:val="1"/>
          <w:numId w:val="1"/>
        </w:numPr>
      </w:pPr>
      <w:r>
        <w:t xml:space="preserve">To outline </w:t>
      </w:r>
      <w:r w:rsidR="00EC65B7" w:rsidRPr="00064216">
        <w:t>exceptions to standard customer refusals and RMAs (Return Merchandise Authorization)</w:t>
      </w:r>
      <w:r>
        <w:t xml:space="preserve"> process</w:t>
      </w:r>
      <w:r w:rsidR="00BD4151">
        <w:t xml:space="preserve">, which should be processed within 5 business days. </w:t>
      </w:r>
    </w:p>
    <w:p w14:paraId="432A3485" w14:textId="77777777" w:rsidR="002E00A8" w:rsidRPr="00064216" w:rsidRDefault="002E00A8" w:rsidP="002E00A8">
      <w:pPr>
        <w:pStyle w:val="ListParagraph"/>
        <w:numPr>
          <w:ilvl w:val="0"/>
          <w:numId w:val="1"/>
        </w:numPr>
      </w:pPr>
      <w:r w:rsidRPr="00064216">
        <w:t>Scope</w:t>
      </w:r>
    </w:p>
    <w:p w14:paraId="432A3486" w14:textId="2B93D32F" w:rsidR="00A62D0D" w:rsidRPr="00064216" w:rsidRDefault="00EC65B7" w:rsidP="00A62D0D">
      <w:pPr>
        <w:pStyle w:val="ListParagraph"/>
        <w:numPr>
          <w:ilvl w:val="1"/>
          <w:numId w:val="1"/>
        </w:numPr>
      </w:pPr>
      <w:r w:rsidRPr="00064216">
        <w:t xml:space="preserve">Coppell </w:t>
      </w:r>
      <w:proofErr w:type="spellStart"/>
      <w:r w:rsidRPr="00064216">
        <w:t>eCommerce</w:t>
      </w:r>
      <w:proofErr w:type="spellEnd"/>
      <w:r w:rsidRPr="00064216">
        <w:t xml:space="preserve"> (</w:t>
      </w:r>
      <w:proofErr w:type="spellStart"/>
      <w:r w:rsidRPr="00064216">
        <w:t>eComm</w:t>
      </w:r>
      <w:proofErr w:type="spellEnd"/>
      <w:r w:rsidRPr="00064216">
        <w:t>): All refusals and RMAs sold through Samsung.com.</w:t>
      </w:r>
    </w:p>
    <w:p w14:paraId="432A3487" w14:textId="52436649" w:rsidR="002E00A8" w:rsidRDefault="008B055A" w:rsidP="002E00A8">
      <w:pPr>
        <w:pStyle w:val="ListParagraph"/>
        <w:numPr>
          <w:ilvl w:val="0"/>
          <w:numId w:val="1"/>
        </w:numPr>
      </w:pPr>
      <w:r w:rsidRPr="00064216">
        <w:t>Responsibilities</w:t>
      </w:r>
    </w:p>
    <w:p w14:paraId="3C20B428" w14:textId="38D6AA4D" w:rsidR="008F5CC7" w:rsidRPr="000C3BC0" w:rsidRDefault="008F5CC7" w:rsidP="008F5CC7">
      <w:pPr>
        <w:pStyle w:val="ListParagraph"/>
        <w:numPr>
          <w:ilvl w:val="1"/>
          <w:numId w:val="1"/>
        </w:numPr>
      </w:pPr>
      <w:r w:rsidRPr="000C3BC0">
        <w:t xml:space="preserve">The 3PL </w:t>
      </w:r>
      <w:proofErr w:type="spellStart"/>
      <w:r w:rsidRPr="000C3BC0">
        <w:t>eComm</w:t>
      </w:r>
      <w:proofErr w:type="spellEnd"/>
      <w:r w:rsidRPr="000C3BC0">
        <w:t xml:space="preserve"> team</w:t>
      </w:r>
      <w:r>
        <w:t xml:space="preserve"> (</w:t>
      </w:r>
      <w:r w:rsidR="00277C10">
        <w:t>3PL</w:t>
      </w:r>
      <w:r>
        <w:t>)</w:t>
      </w:r>
      <w:r w:rsidRPr="000C3BC0">
        <w:t xml:space="preserve"> shall be responsible for the systemic </w:t>
      </w:r>
      <w:r w:rsidR="00EC073B">
        <w:t>3PL WMS</w:t>
      </w:r>
      <w:r w:rsidRPr="000C3BC0">
        <w:t xml:space="preserve"> processes and physical activities within </w:t>
      </w:r>
      <w:proofErr w:type="spellStart"/>
      <w:r w:rsidRPr="000C3BC0">
        <w:t>eComm</w:t>
      </w:r>
      <w:proofErr w:type="spellEnd"/>
      <w:r w:rsidRPr="000C3BC0">
        <w:t xml:space="preserve"> Operations.</w:t>
      </w:r>
    </w:p>
    <w:p w14:paraId="5E2B27CB" w14:textId="75622137" w:rsidR="008F5CC7" w:rsidRDefault="008F5CC7" w:rsidP="008F5CC7">
      <w:pPr>
        <w:pStyle w:val="ListParagraph"/>
        <w:numPr>
          <w:ilvl w:val="1"/>
          <w:numId w:val="1"/>
        </w:numPr>
      </w:pPr>
      <w:r w:rsidRPr="000C3BC0">
        <w:lastRenderedPageBreak/>
        <w:t>The SEA</w:t>
      </w:r>
      <w:r w:rsidR="0066546E">
        <w:t xml:space="preserve"> L</w:t>
      </w:r>
      <w:r w:rsidR="00277C10">
        <w:t>ogistics, Planning &amp; Shared Services</w:t>
      </w:r>
      <w:r w:rsidRPr="000C3BC0">
        <w:t xml:space="preserve"> </w:t>
      </w:r>
      <w:proofErr w:type="spellStart"/>
      <w:r w:rsidRPr="000C3BC0">
        <w:t>eComm</w:t>
      </w:r>
      <w:proofErr w:type="spellEnd"/>
      <w:r w:rsidRPr="000C3BC0">
        <w:t xml:space="preserve"> team</w:t>
      </w:r>
      <w:r w:rsidR="00277C10">
        <w:t xml:space="preserve"> (LPS)</w:t>
      </w:r>
      <w:r w:rsidRPr="000C3BC0">
        <w:t xml:space="preserve"> shall provide oversight for 3PL and validate performance.</w:t>
      </w:r>
    </w:p>
    <w:p w14:paraId="7EB7F235" w14:textId="2C2613F7" w:rsidR="008F5CC7" w:rsidRPr="00064216" w:rsidRDefault="008F5CC7" w:rsidP="008F5CC7">
      <w:pPr>
        <w:pStyle w:val="ListParagraph"/>
        <w:numPr>
          <w:ilvl w:val="1"/>
          <w:numId w:val="1"/>
        </w:numPr>
      </w:pPr>
      <w:r w:rsidRPr="000C3BC0">
        <w:t xml:space="preserve">The 3PL and </w:t>
      </w:r>
      <w:r w:rsidR="00277C10">
        <w:t>LPS</w:t>
      </w:r>
      <w:r w:rsidRPr="000C3BC0">
        <w:t xml:space="preserve"> teams shall collaborate on troubleshooting procedures</w:t>
      </w:r>
      <w:r>
        <w:t xml:space="preserve"> for processing exceptions to standard customer returns/refusals.</w:t>
      </w:r>
    </w:p>
    <w:p w14:paraId="1F01589B" w14:textId="753C507B" w:rsidR="00821885" w:rsidRDefault="00921729" w:rsidP="00A62D0D">
      <w:pPr>
        <w:pStyle w:val="ListParagraph"/>
        <w:numPr>
          <w:ilvl w:val="1"/>
          <w:numId w:val="1"/>
        </w:numPr>
      </w:pPr>
      <w:r>
        <w:t xml:space="preserve">The </w:t>
      </w:r>
      <w:r w:rsidR="00812992">
        <w:t xml:space="preserve">SEA Warehouse </w:t>
      </w:r>
      <w:r w:rsidR="00432D40">
        <w:t>Claims</w:t>
      </w:r>
      <w:r w:rsidR="00277C10">
        <w:t xml:space="preserve"> </w:t>
      </w:r>
      <w:r w:rsidR="00432D40">
        <w:t>t</w:t>
      </w:r>
      <w:r w:rsidR="00821885">
        <w:t>eam</w:t>
      </w:r>
      <w:r>
        <w:t xml:space="preserve"> </w:t>
      </w:r>
      <w:r w:rsidR="00277C10">
        <w:t xml:space="preserve">(Claims) </w:t>
      </w:r>
      <w:r>
        <w:t xml:space="preserve">shall file claims with </w:t>
      </w:r>
      <w:del w:id="5" w:author="CORP\e.delapena" w:date="2023-12-18T15:43:00Z">
        <w:r w:rsidDel="001830F8">
          <w:delText xml:space="preserve">FedEx </w:delText>
        </w:r>
      </w:del>
      <w:ins w:id="6" w:author="CORP\e.delapena" w:date="2023-12-18T15:43:00Z">
        <w:r w:rsidR="001830F8">
          <w:t>the carrier</w:t>
        </w:r>
        <w:r w:rsidR="001830F8">
          <w:t xml:space="preserve"> </w:t>
        </w:r>
      </w:ins>
      <w:r>
        <w:t xml:space="preserve">for full and partial customer refusals. </w:t>
      </w:r>
    </w:p>
    <w:p w14:paraId="5139585D" w14:textId="318D186C" w:rsidR="00821885" w:rsidRPr="00C55354" w:rsidRDefault="00B5580C" w:rsidP="00A62D0D">
      <w:pPr>
        <w:pStyle w:val="ListParagraph"/>
        <w:numPr>
          <w:ilvl w:val="1"/>
          <w:numId w:val="1"/>
        </w:numPr>
      </w:pPr>
      <w:r>
        <w:t xml:space="preserve">The </w:t>
      </w:r>
      <w:r w:rsidR="00C55354" w:rsidRPr="00C55354">
        <w:t xml:space="preserve">SEA </w:t>
      </w:r>
      <w:r w:rsidR="00821885" w:rsidRPr="00C55354">
        <w:t>Security</w:t>
      </w:r>
      <w:r w:rsidR="00C55354">
        <w:t xml:space="preserve"> team</w:t>
      </w:r>
      <w:r w:rsidR="00354052">
        <w:t xml:space="preserve"> </w:t>
      </w:r>
      <w:r>
        <w:t xml:space="preserve">shall </w:t>
      </w:r>
      <w:r w:rsidR="00354052">
        <w:t>receive and investigate returns/ref</w:t>
      </w:r>
      <w:r w:rsidR="00622D47">
        <w:t>usals exceptions classified as U</w:t>
      </w:r>
      <w:r w:rsidR="00354052">
        <w:t xml:space="preserve">nsent or </w:t>
      </w:r>
      <w:r w:rsidR="00622D47">
        <w:t>Suspected F</w:t>
      </w:r>
      <w:r w:rsidR="00354052">
        <w:t xml:space="preserve">raud. </w:t>
      </w:r>
    </w:p>
    <w:p w14:paraId="432A3489" w14:textId="0FC8781D" w:rsidR="002E00A8" w:rsidRDefault="002E00A8" w:rsidP="002E00A8">
      <w:pPr>
        <w:pStyle w:val="ListParagraph"/>
        <w:numPr>
          <w:ilvl w:val="0"/>
          <w:numId w:val="1"/>
        </w:numPr>
      </w:pPr>
      <w:r w:rsidRPr="00552C4E">
        <w:t>Instructions</w:t>
      </w:r>
    </w:p>
    <w:p w14:paraId="2C00A285" w14:textId="4DD97800" w:rsidR="00277C10" w:rsidRPr="00EF57A0" w:rsidRDefault="00277C10" w:rsidP="00277C10">
      <w:pPr>
        <w:pStyle w:val="ListParagraph"/>
        <w:numPr>
          <w:ilvl w:val="0"/>
          <w:numId w:val="6"/>
        </w:numPr>
      </w:pPr>
      <w:r w:rsidRPr="00EF57A0">
        <w:t>Exceptions Information</w:t>
      </w:r>
    </w:p>
    <w:p w14:paraId="01C49331" w14:textId="4A884053" w:rsidR="00EF57A0" w:rsidRPr="00EF57A0" w:rsidRDefault="00EF57A0" w:rsidP="00277C10">
      <w:pPr>
        <w:pStyle w:val="ListParagraph"/>
        <w:numPr>
          <w:ilvl w:val="1"/>
          <w:numId w:val="6"/>
        </w:numPr>
      </w:pPr>
      <w:r w:rsidRPr="00EF57A0">
        <w:t>Exceptions are organized on</w:t>
      </w:r>
      <w:r w:rsidR="00FA3CD4">
        <w:t>to</w:t>
      </w:r>
      <w:r w:rsidRPr="00EF57A0">
        <w:t xml:space="preserve"> three carts on the returns floor.</w:t>
      </w:r>
    </w:p>
    <w:p w14:paraId="44E3FBAB" w14:textId="77777777" w:rsidR="00CB6E18" w:rsidRPr="00CB6E18" w:rsidRDefault="00CB6E18" w:rsidP="00CB6E18">
      <w:pPr>
        <w:pStyle w:val="ListParagraph"/>
        <w:numPr>
          <w:ilvl w:val="2"/>
          <w:numId w:val="6"/>
        </w:numPr>
      </w:pPr>
      <w:r w:rsidRPr="00CB6E18">
        <w:t xml:space="preserve">The </w:t>
      </w:r>
      <w:proofErr w:type="spellStart"/>
      <w:r w:rsidRPr="00CB6E18">
        <w:t>Misshipments</w:t>
      </w:r>
      <w:proofErr w:type="spellEnd"/>
      <w:r w:rsidRPr="00CB6E18">
        <w:t xml:space="preserve"> cart holds exceptions classified as </w:t>
      </w:r>
      <w:proofErr w:type="spellStart"/>
      <w:r w:rsidRPr="00CB6E18">
        <w:t>Misshipments</w:t>
      </w:r>
      <w:proofErr w:type="spellEnd"/>
      <w:r w:rsidRPr="00CB6E18">
        <w:t>.</w:t>
      </w:r>
    </w:p>
    <w:p w14:paraId="793AAEE0" w14:textId="77777777" w:rsidR="00CB6E18" w:rsidRPr="00CB6E18" w:rsidRDefault="00CB6E18" w:rsidP="00CB6E18">
      <w:pPr>
        <w:pStyle w:val="ListParagraph"/>
        <w:numPr>
          <w:ilvl w:val="3"/>
          <w:numId w:val="6"/>
        </w:numPr>
      </w:pPr>
      <w:proofErr w:type="spellStart"/>
      <w:r w:rsidRPr="00CB6E18">
        <w:t>Misshipment</w:t>
      </w:r>
      <w:proofErr w:type="spellEnd"/>
      <w:r w:rsidRPr="00CB6E18">
        <w:t>: Customer received the incorrect product and shipped it back.</w:t>
      </w:r>
    </w:p>
    <w:p w14:paraId="053BAD2C" w14:textId="4E4791B7" w:rsidR="00CB6E18" w:rsidRPr="00CB6E18" w:rsidRDefault="00CB6E18" w:rsidP="00CB6E18">
      <w:pPr>
        <w:pStyle w:val="ListParagraph"/>
        <w:numPr>
          <w:ilvl w:val="3"/>
          <w:numId w:val="6"/>
        </w:numPr>
      </w:pPr>
      <w:r w:rsidRPr="00CB6E18">
        <w:t>Exceptions should be closed out by EOD.</w:t>
      </w:r>
    </w:p>
    <w:p w14:paraId="69016E1E" w14:textId="5F7777CC" w:rsidR="00900BA2" w:rsidRDefault="00065D22" w:rsidP="00EF57A0">
      <w:pPr>
        <w:pStyle w:val="ListParagraph"/>
        <w:numPr>
          <w:ilvl w:val="2"/>
          <w:numId w:val="6"/>
        </w:numPr>
      </w:pPr>
      <w:r>
        <w:lastRenderedPageBreak/>
        <w:t>The C</w:t>
      </w:r>
      <w:r w:rsidR="00900BA2">
        <w:t>ategorized</w:t>
      </w:r>
      <w:r>
        <w:t xml:space="preserve"> E</w:t>
      </w:r>
      <w:r w:rsidR="00EF57A0" w:rsidRPr="00EF57A0">
        <w:t>xceptions cart holds exceptions</w:t>
      </w:r>
      <w:r w:rsidR="00900BA2">
        <w:t xml:space="preserve"> separated into different exception types.</w:t>
      </w:r>
    </w:p>
    <w:p w14:paraId="6A9B97D0" w14:textId="30F501CD" w:rsidR="00900BA2" w:rsidRDefault="00A06DA6" w:rsidP="00900BA2">
      <w:pPr>
        <w:pStyle w:val="ListParagraph"/>
        <w:ind w:left="2520"/>
      </w:pPr>
      <w:r>
        <w:t xml:space="preserve">(all exceptions other than </w:t>
      </w:r>
      <w:proofErr w:type="spellStart"/>
      <w:r>
        <w:t>Misshipments</w:t>
      </w:r>
      <w:proofErr w:type="spellEnd"/>
      <w:r>
        <w:t>)</w:t>
      </w:r>
    </w:p>
    <w:p w14:paraId="02835E66" w14:textId="5C8CC83F" w:rsidR="00900BA2" w:rsidRDefault="00900BA2" w:rsidP="00900BA2">
      <w:pPr>
        <w:pStyle w:val="ListParagraph"/>
        <w:numPr>
          <w:ilvl w:val="3"/>
          <w:numId w:val="6"/>
        </w:numPr>
      </w:pPr>
      <w:r>
        <w:t>Exceptions should be closed out by the end of the day (EOD).</w:t>
      </w:r>
    </w:p>
    <w:p w14:paraId="1F5F7C1E" w14:textId="7BF1EC3B" w:rsidR="00FE3A32" w:rsidRDefault="00065D22" w:rsidP="00EF57A0">
      <w:pPr>
        <w:pStyle w:val="ListParagraph"/>
        <w:numPr>
          <w:ilvl w:val="2"/>
          <w:numId w:val="6"/>
        </w:numPr>
      </w:pPr>
      <w:r>
        <w:t>The D</w:t>
      </w:r>
      <w:r w:rsidR="00FE3A32">
        <w:t>a</w:t>
      </w:r>
      <w:r>
        <w:t>ys-of-The-W</w:t>
      </w:r>
      <w:r w:rsidR="00FE3A32">
        <w:t>eek</w:t>
      </w:r>
      <w:r>
        <w:t xml:space="preserve"> Exceptions</w:t>
      </w:r>
      <w:r w:rsidR="00FE3A32">
        <w:t xml:space="preserve"> cart holds </w:t>
      </w:r>
      <w:r w:rsidR="00CB6E18">
        <w:t xml:space="preserve">those exceptions not </w:t>
      </w:r>
      <w:r w:rsidR="00FE3A32">
        <w:t xml:space="preserve">resolved by EOD. </w:t>
      </w:r>
    </w:p>
    <w:p w14:paraId="6CC7344B" w14:textId="1997A65F" w:rsidR="0074659C" w:rsidRDefault="00CB6E18" w:rsidP="00CB6E18">
      <w:pPr>
        <w:pStyle w:val="ListParagraph"/>
        <w:numPr>
          <w:ilvl w:val="3"/>
          <w:numId w:val="6"/>
        </w:numPr>
      </w:pPr>
      <w:r>
        <w:t>The cart is divided into 5 bins for each day of the week.</w:t>
      </w:r>
    </w:p>
    <w:p w14:paraId="69D65B22" w14:textId="65456C34" w:rsidR="00CB6E18" w:rsidRDefault="00CB6E18" w:rsidP="00CB6E18">
      <w:pPr>
        <w:pStyle w:val="ListParagraph"/>
        <w:numPr>
          <w:ilvl w:val="3"/>
          <w:numId w:val="6"/>
        </w:numPr>
      </w:pPr>
      <w:r>
        <w:t>Each day’s pending Exceptions at EOD are placed in their respective day’s bin.</w:t>
      </w:r>
    </w:p>
    <w:p w14:paraId="3354E90C" w14:textId="5A12D744" w:rsidR="00CB6E18" w:rsidRPr="00EF57A0" w:rsidRDefault="00CB6E18" w:rsidP="00CB6E18">
      <w:pPr>
        <w:pStyle w:val="ListParagraph"/>
        <w:numPr>
          <w:ilvl w:val="3"/>
          <w:numId w:val="6"/>
        </w:numPr>
      </w:pPr>
      <w:r>
        <w:t>3PL and LPS work together to close out Exceptions within one week.</w:t>
      </w:r>
    </w:p>
    <w:p w14:paraId="08123931" w14:textId="1FF255AF" w:rsidR="00222FEB" w:rsidRDefault="00222FEB" w:rsidP="00277C10">
      <w:pPr>
        <w:pStyle w:val="ListParagraph"/>
        <w:numPr>
          <w:ilvl w:val="1"/>
          <w:numId w:val="6"/>
        </w:numPr>
      </w:pPr>
      <w:r w:rsidRPr="0074659C">
        <w:t xml:space="preserve">3PL maintains an Exceptions Report (Excel file) containing </w:t>
      </w:r>
      <w:r w:rsidR="0074659C">
        <w:t>a daily log of exceptions received.</w:t>
      </w:r>
    </w:p>
    <w:p w14:paraId="100EFC45" w14:textId="77770157" w:rsidR="005A760B" w:rsidRDefault="0074659C" w:rsidP="0026291E">
      <w:pPr>
        <w:pStyle w:val="ListParagraph"/>
        <w:numPr>
          <w:ilvl w:val="1"/>
          <w:numId w:val="6"/>
        </w:numPr>
      </w:pPr>
      <w:r>
        <w:t xml:space="preserve">3PL sends Exceptions </w:t>
      </w:r>
      <w:r w:rsidR="004D082A">
        <w:t xml:space="preserve">quantity to LPS daily via the daily report. </w:t>
      </w:r>
    </w:p>
    <w:p w14:paraId="73A70992" w14:textId="49C119FE" w:rsidR="009B1BF5" w:rsidRDefault="00F81FB5" w:rsidP="00277C10">
      <w:pPr>
        <w:pStyle w:val="ListParagraph"/>
        <w:numPr>
          <w:ilvl w:val="0"/>
          <w:numId w:val="6"/>
        </w:numPr>
      </w:pPr>
      <w:r>
        <w:t>Returns and refusals are processed under</w:t>
      </w:r>
      <w:r w:rsidR="00A536D4">
        <w:t xml:space="preserve"> standard processing procedure</w:t>
      </w:r>
      <w:r>
        <w:t>.</w:t>
      </w:r>
      <w:r w:rsidR="009B1BF5">
        <w:t xml:space="preserve"> </w:t>
      </w:r>
    </w:p>
    <w:p w14:paraId="43C54036" w14:textId="3BEDD83C" w:rsidR="009B1BF5" w:rsidRDefault="009B1BF5" w:rsidP="009B1BF5">
      <w:pPr>
        <w:pStyle w:val="ListParagraph"/>
        <w:ind w:left="1080"/>
      </w:pPr>
      <w:r>
        <w:lastRenderedPageBreak/>
        <w:t xml:space="preserve">(See </w:t>
      </w:r>
      <w:hyperlink r:id="rId13" w:history="1">
        <w:r w:rsidRPr="00AE005E">
          <w:rPr>
            <w:rStyle w:val="Hyperlink"/>
            <w:b/>
          </w:rPr>
          <w:t xml:space="preserve">Returns </w:t>
        </w:r>
        <w:r w:rsidR="000E0DDE" w:rsidRPr="00AE005E">
          <w:rPr>
            <w:rStyle w:val="Hyperlink"/>
            <w:b/>
          </w:rPr>
          <w:t>Processing</w:t>
        </w:r>
      </w:hyperlink>
      <w:r w:rsidR="000E0DDE">
        <w:rPr>
          <w:b/>
          <w:color w:val="244061" w:themeColor="accent1" w:themeShade="80"/>
        </w:rPr>
        <w:t xml:space="preserve"> </w:t>
      </w:r>
      <w:r w:rsidRPr="003055AE">
        <w:t>and</w:t>
      </w:r>
      <w:r w:rsidRPr="009B1BF5">
        <w:rPr>
          <w:b/>
          <w:color w:val="244061" w:themeColor="accent1" w:themeShade="80"/>
        </w:rPr>
        <w:t xml:space="preserve"> </w:t>
      </w:r>
      <w:hyperlink r:id="rId14" w:history="1">
        <w:r w:rsidRPr="00AE005E">
          <w:rPr>
            <w:rStyle w:val="Hyperlink"/>
            <w:b/>
          </w:rPr>
          <w:t>Refusals Processing</w:t>
        </w:r>
      </w:hyperlink>
      <w:r w:rsidRPr="009B1BF5">
        <w:rPr>
          <w:b/>
          <w:color w:val="244061" w:themeColor="accent1" w:themeShade="80"/>
        </w:rPr>
        <w:t xml:space="preserve"> </w:t>
      </w:r>
      <w:r>
        <w:t>SOPs</w:t>
      </w:r>
      <w:r w:rsidR="00277C10">
        <w:t xml:space="preserve"> for more details.</w:t>
      </w:r>
      <w:r>
        <w:t>)</w:t>
      </w:r>
    </w:p>
    <w:p w14:paraId="57B8EA75" w14:textId="668A6EFF" w:rsidR="00432D40" w:rsidRDefault="009B1BF5" w:rsidP="00277C10">
      <w:pPr>
        <w:pStyle w:val="ListParagraph"/>
        <w:numPr>
          <w:ilvl w:val="1"/>
          <w:numId w:val="6"/>
        </w:numPr>
      </w:pPr>
      <w:r>
        <w:t>3PL</w:t>
      </w:r>
      <w:r w:rsidR="00A536D4" w:rsidRPr="00552C4E">
        <w:t xml:space="preserve"> performs dock scan and arrival scan of the product.</w:t>
      </w:r>
    </w:p>
    <w:p w14:paraId="3D5B8FEE" w14:textId="39E0AB4E" w:rsidR="00432D40" w:rsidRDefault="009B1BF5" w:rsidP="00277C10">
      <w:pPr>
        <w:pStyle w:val="ListParagraph"/>
        <w:numPr>
          <w:ilvl w:val="1"/>
          <w:numId w:val="6"/>
        </w:numPr>
      </w:pPr>
      <w:r>
        <w:t>3PL</w:t>
      </w:r>
      <w:r w:rsidR="00A536D4" w:rsidRPr="00552C4E">
        <w:t xml:space="preserve"> receives the return</w:t>
      </w:r>
      <w:r w:rsidR="0026159E">
        <w:t xml:space="preserve"> or refusal</w:t>
      </w:r>
      <w:r w:rsidR="00A536D4" w:rsidRPr="00552C4E">
        <w:t xml:space="preserve">, inspects the product and </w:t>
      </w:r>
      <w:r w:rsidR="00F237A0">
        <w:t xml:space="preserve">product </w:t>
      </w:r>
      <w:r w:rsidR="00A536D4" w:rsidRPr="00552C4E">
        <w:t>box, and locates the RMA</w:t>
      </w:r>
      <w:r w:rsidR="00430746">
        <w:t xml:space="preserve"> or purchase order ID (PO ID)</w:t>
      </w:r>
      <w:r w:rsidR="0026159E">
        <w:t xml:space="preserve"> as required</w:t>
      </w:r>
      <w:r w:rsidR="00A536D4" w:rsidRPr="00552C4E">
        <w:t>.</w:t>
      </w:r>
    </w:p>
    <w:p w14:paraId="37606DF6" w14:textId="512EE30C" w:rsidR="00F237A0" w:rsidRDefault="00DB7FA1" w:rsidP="005462CE">
      <w:pPr>
        <w:pStyle w:val="ListParagraph"/>
        <w:numPr>
          <w:ilvl w:val="2"/>
          <w:numId w:val="6"/>
        </w:numPr>
        <w:tabs>
          <w:tab w:val="left" w:pos="234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EC926B8" wp14:editId="5DDDF8AD">
                <wp:simplePos x="0" y="0"/>
                <wp:positionH relativeFrom="column">
                  <wp:posOffset>2142490</wp:posOffset>
                </wp:positionH>
                <wp:positionV relativeFrom="paragraph">
                  <wp:posOffset>4201795</wp:posOffset>
                </wp:positionV>
                <wp:extent cx="2933700" cy="635"/>
                <wp:effectExtent l="0" t="0" r="0" b="0"/>
                <wp:wrapTopAndBottom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1C4AD07" w14:textId="0A4B3870" w:rsidR="00DB7FA1" w:rsidRPr="00DB7FA1" w:rsidRDefault="00DB7FA1" w:rsidP="00DB7FA1">
                            <w:pPr>
                              <w:pStyle w:val="Caption"/>
                              <w:rPr>
                                <w:noProof/>
                                <w:color w:val="auto"/>
                                <w:sz w:val="16"/>
                                <w:szCs w:val="16"/>
                              </w:rPr>
                            </w:pPr>
                            <w:r w:rsidRPr="00DB7FA1">
                              <w:rPr>
                                <w:color w:val="auto"/>
                                <w:sz w:val="16"/>
                                <w:szCs w:val="16"/>
                              </w:rPr>
                              <w:t>The RMA can be found on the shipping label on the package.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EC926B8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position:absolute;left:0;text-align:left;margin-left:168.7pt;margin-top:330.85pt;width:231pt;height:.05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" stroked="f">
                <v:textbox style="mso-fit-shape-to-text:t" inset="0,0,0,0">
                  <w:txbxContent>
                    <w:p w14:paraId="61C4AD07" w14:textId="0A4B3870" w:rsidR="00DB7FA1" w:rsidRPr="00DB7FA1" w:rsidRDefault="00DB7FA1" w:rsidP="00DB7FA1">
                      <w:pPr>
                        <w:pStyle w:val="Caption"/>
                        <w:rPr>
                          <w:noProof/>
                          <w:color w:val="auto"/>
                          <w:sz w:val="16"/>
                          <w:szCs w:val="16"/>
                        </w:rPr>
                      </w:pPr>
                      <w:r w:rsidRPr="00DB7FA1">
                        <w:rPr>
                          <w:color w:val="auto"/>
                          <w:sz w:val="16"/>
                          <w:szCs w:val="16"/>
                        </w:rPr>
                        <w:t>The RMA can be found on the shipping label on the package.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lang w:eastAsia="en-US"/>
        </w:rPr>
        <w:drawing>
          <wp:anchor distT="0" distB="0" distL="114300" distR="114300" simplePos="0" relativeHeight="251692032" behindDoc="0" locked="0" layoutInCell="1" allowOverlap="1" wp14:anchorId="2C4A36DF" wp14:editId="76DFAA85">
            <wp:simplePos x="0" y="0"/>
            <wp:positionH relativeFrom="margin">
              <wp:align>center</wp:align>
            </wp:positionH>
            <wp:positionV relativeFrom="paragraph">
              <wp:posOffset>535858</wp:posOffset>
            </wp:positionV>
            <wp:extent cx="2568575" cy="3611245"/>
            <wp:effectExtent l="0" t="0" r="3175" b="8255"/>
            <wp:wrapTopAndBottom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hipping label with RMA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8575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536D4">
        <w:t xml:space="preserve">If </w:t>
      </w:r>
      <w:r w:rsidR="00F81FB5">
        <w:t xml:space="preserve">the return or </w:t>
      </w:r>
      <w:r w:rsidR="00A536D4">
        <w:t xml:space="preserve">refusal cannot </w:t>
      </w:r>
      <w:r w:rsidR="00F81FB5">
        <w:t xml:space="preserve">be received, follow the </w:t>
      </w:r>
      <w:r w:rsidR="00CE0839">
        <w:t xml:space="preserve">appropriate </w:t>
      </w:r>
      <w:r w:rsidR="00C55354">
        <w:t>Exceptions P</w:t>
      </w:r>
      <w:r w:rsidR="00A536D4">
        <w:t xml:space="preserve">rocessing protocol </w:t>
      </w:r>
      <w:r w:rsidR="00CE0839">
        <w:t xml:space="preserve">below </w:t>
      </w:r>
      <w:r w:rsidR="00A536D4">
        <w:t>instead of</w:t>
      </w:r>
      <w:r w:rsidR="00F81FB5">
        <w:t xml:space="preserve"> the</w:t>
      </w:r>
      <w:r w:rsidR="00A536D4">
        <w:t xml:space="preserve"> standard </w:t>
      </w:r>
      <w:r w:rsidR="009B1BF5" w:rsidRPr="009B1BF5">
        <w:t>processing</w:t>
      </w:r>
      <w:r w:rsidR="00A536D4" w:rsidRPr="00432D40">
        <w:rPr>
          <w:color w:val="244061" w:themeColor="accent1" w:themeShade="80"/>
        </w:rPr>
        <w:t xml:space="preserve"> </w:t>
      </w:r>
      <w:r w:rsidR="00F81FB5">
        <w:t>protocol.</w:t>
      </w:r>
    </w:p>
    <w:p w14:paraId="664CD8B9" w14:textId="36589993" w:rsidR="00F237A0" w:rsidRDefault="00F237A0" w:rsidP="00F237A0">
      <w:pPr>
        <w:pStyle w:val="ListParagraph"/>
        <w:ind w:left="2520"/>
      </w:pPr>
    </w:p>
    <w:p w14:paraId="4BD2C005" w14:textId="1E1D6518" w:rsidR="00DE09F3" w:rsidRDefault="00B63F9F" w:rsidP="00277C10">
      <w:pPr>
        <w:pStyle w:val="ListParagraph"/>
        <w:numPr>
          <w:ilvl w:val="0"/>
          <w:numId w:val="6"/>
        </w:numPr>
      </w:pPr>
      <w:r w:rsidRPr="00A536D4">
        <w:t>High Imp</w:t>
      </w:r>
      <w:r w:rsidR="00A536D4" w:rsidRPr="00A536D4">
        <w:t>ortance</w:t>
      </w:r>
      <w:r>
        <w:t xml:space="preserve"> Exceptions</w:t>
      </w:r>
    </w:p>
    <w:p w14:paraId="064F3CFE" w14:textId="16220A53" w:rsidR="005A6326" w:rsidRDefault="00E3411B" w:rsidP="005A6326">
      <w:pPr>
        <w:pStyle w:val="ListParagraph"/>
        <w:numPr>
          <w:ilvl w:val="1"/>
          <w:numId w:val="6"/>
        </w:numPr>
        <w:rPr>
          <w:ins w:id="7" w:author="Erwin Dela Pena/eCom - Reverse /SEA/Professional/Samsung Electronics" w:date="2022-10-17T13:21:00Z"/>
        </w:rPr>
      </w:pPr>
      <w:r>
        <w:lastRenderedPageBreak/>
        <w:t>Unsent</w:t>
      </w:r>
      <w:r w:rsidR="00990FA2" w:rsidRPr="00E3411B">
        <w:t xml:space="preserve">: If a return is in the original box but </w:t>
      </w:r>
      <w:r w:rsidR="006A5ABE" w:rsidRPr="00E3411B">
        <w:t>is missing</w:t>
      </w:r>
      <w:r w:rsidR="00EC60E2">
        <w:t xml:space="preserve"> some of</w:t>
      </w:r>
      <w:r w:rsidR="006A5ABE" w:rsidRPr="00E3411B">
        <w:t xml:space="preserve"> </w:t>
      </w:r>
      <w:r w:rsidR="00990FA2" w:rsidRPr="00E3411B">
        <w:t xml:space="preserve">the </w:t>
      </w:r>
      <w:r w:rsidR="006A5ABE" w:rsidRPr="00E3411B">
        <w:t>original items</w:t>
      </w:r>
      <w:r w:rsidR="00F07ACC" w:rsidRPr="00E3411B">
        <w:t>.</w:t>
      </w:r>
      <w:r w:rsidR="00C57A9A">
        <w:t xml:space="preserve"> </w:t>
      </w:r>
      <w:ins w:id="8" w:author="Erwin Dela Pena/eCom - Reverse /SEA/Professional/Samsung Electronics" w:date="2022-10-17T13:21:00Z">
        <w:r w:rsidR="005A6326">
          <w:t xml:space="preserve"> </w:t>
        </w:r>
      </w:ins>
    </w:p>
    <w:p w14:paraId="32F2D85C" w14:textId="79C0E4BC" w:rsidR="005A6326" w:rsidRDefault="005462CE">
      <w:pPr>
        <w:ind w:left="720"/>
        <w:pPrChange w:id="9" w:author="Erwin Dela Pena/eCom - Reverse /SEA/Professional/Samsung Electronics" w:date="2022-10-17T13:22:00Z">
          <w:pPr>
            <w:pStyle w:val="ListParagraph"/>
            <w:numPr>
              <w:ilvl w:val="1"/>
              <w:numId w:val="6"/>
            </w:numPr>
            <w:ind w:left="1800" w:hanging="360"/>
          </w:pPr>
        </w:pPrChange>
      </w:pPr>
      <w:ins w:id="10" w:author="Erwin Dela Pena/eCom - Reverse /SEA/Professional/Samsung Electronics" w:date="2022-10-17T13:22:00Z">
        <w:r>
          <w:t xml:space="preserve">        Empty Box: If a return is in the </w:t>
        </w:r>
        <w:proofErr w:type="spellStart"/>
        <w:r>
          <w:t>orginal</w:t>
        </w:r>
        <w:proofErr w:type="spellEnd"/>
        <w:r>
          <w:t xml:space="preserve"> box but is missing ALL of the original items.</w:t>
        </w:r>
      </w:ins>
    </w:p>
    <w:p w14:paraId="4D8F6BB1" w14:textId="2960F314" w:rsidR="00136C22" w:rsidRDefault="007D03D5" w:rsidP="00277C10">
      <w:pPr>
        <w:pStyle w:val="ListParagraph"/>
        <w:numPr>
          <w:ilvl w:val="2"/>
          <w:numId w:val="6"/>
        </w:numPr>
      </w:pPr>
      <w:r w:rsidRPr="00FC1670">
        <w:t xml:space="preserve">Upon inspection, </w:t>
      </w:r>
      <w:r w:rsidR="00CE0839">
        <w:t>3PL</w:t>
      </w:r>
      <w:r w:rsidRPr="00FC1670">
        <w:t xml:space="preserve"> finds the original product box is missing items</w:t>
      </w:r>
      <w:r w:rsidR="00990FA2">
        <w:t>.</w:t>
      </w:r>
    </w:p>
    <w:p w14:paraId="315956BC" w14:textId="26FABDF3" w:rsidR="00136C22" w:rsidRDefault="00CE0839" w:rsidP="00277C10">
      <w:pPr>
        <w:pStyle w:val="ListParagraph"/>
        <w:numPr>
          <w:ilvl w:val="2"/>
          <w:numId w:val="6"/>
        </w:numPr>
      </w:pPr>
      <w:r>
        <w:t>3PL</w:t>
      </w:r>
      <w:r w:rsidR="00FC1670" w:rsidRPr="00FC1670">
        <w:t xml:space="preserve"> also inspects th</w:t>
      </w:r>
      <w:r w:rsidR="00F237A0">
        <w:t>e package box to determine if it</w:t>
      </w:r>
      <w:r w:rsidR="00FC1670" w:rsidRPr="00FC1670">
        <w:t xml:space="preserve"> has been tampered with</w:t>
      </w:r>
      <w:r w:rsidR="00990FA2">
        <w:t>.</w:t>
      </w:r>
    </w:p>
    <w:p w14:paraId="46195F0E" w14:textId="2B76C481" w:rsidR="008E09EC" w:rsidRDefault="00FC1670" w:rsidP="00277C10">
      <w:pPr>
        <w:pStyle w:val="ListParagraph"/>
        <w:numPr>
          <w:ilvl w:val="3"/>
          <w:numId w:val="6"/>
        </w:numPr>
      </w:pPr>
      <w:r w:rsidRPr="00FC1670">
        <w:t>If the return is determined to have been tampered with</w:t>
      </w:r>
      <w:ins w:id="11" w:author="CORP\e.delapena" w:date="2023-12-18T15:44:00Z">
        <w:r w:rsidR="001830F8">
          <w:t xml:space="preserve"> the 3PL gives the return to </w:t>
        </w:r>
      </w:ins>
      <w:ins w:id="12" w:author="CORP\e.delapena" w:date="2023-12-18T15:45:00Z">
        <w:r w:rsidR="001830F8">
          <w:t>LPS and a claim is filed with the claims team</w:t>
        </w:r>
      </w:ins>
      <w:del w:id="13" w:author="CORP\e.delapena" w:date="2023-12-18T15:44:00Z">
        <w:r w:rsidRPr="00FC1670" w:rsidDel="001830F8">
          <w:delText xml:space="preserve">, follow </w:delText>
        </w:r>
        <w:r w:rsidR="005942CE" w:rsidDel="001830F8">
          <w:fldChar w:fldCharType="begin"/>
        </w:r>
        <w:r w:rsidR="005942CE" w:rsidDel="001830F8">
          <w:delInstrText xml:space="preserve"> HYPERLINK "../../Tampered%20box%20revision%20Aug.doc" </w:delInstrText>
        </w:r>
        <w:r w:rsidR="005942CE" w:rsidDel="001830F8">
          <w:fldChar w:fldCharType="separate"/>
        </w:r>
        <w:r w:rsidRPr="00F24ED1" w:rsidDel="001830F8">
          <w:rPr>
            <w:rStyle w:val="Hyperlink"/>
            <w:b/>
          </w:rPr>
          <w:delText>Tampered Box Process</w:delText>
        </w:r>
        <w:r w:rsidR="005942CE" w:rsidDel="001830F8">
          <w:rPr>
            <w:rStyle w:val="Hyperlink"/>
            <w:b/>
          </w:rPr>
          <w:fldChar w:fldCharType="end"/>
        </w:r>
      </w:del>
      <w:del w:id="14" w:author="CORP\e.delapena" w:date="2023-12-18T15:45:00Z">
        <w:r w:rsidR="00B63F9F" w:rsidRPr="00432D40" w:rsidDel="001830F8">
          <w:rPr>
            <w:b/>
            <w:color w:val="244061" w:themeColor="accent1" w:themeShade="80"/>
          </w:rPr>
          <w:delText xml:space="preserve"> </w:delText>
        </w:r>
        <w:r w:rsidR="00F24ED1" w:rsidDel="001830F8">
          <w:delText>SOP</w:delText>
        </w:r>
      </w:del>
      <w:r w:rsidR="00990FA2">
        <w:t>.</w:t>
      </w:r>
    </w:p>
    <w:p w14:paraId="53DB20F3" w14:textId="61A86496" w:rsidR="002D18C5" w:rsidRDefault="002D18C5" w:rsidP="002D18C5">
      <w:pPr>
        <w:pStyle w:val="ListParagraph"/>
        <w:numPr>
          <w:ilvl w:val="2"/>
          <w:numId w:val="6"/>
        </w:numPr>
      </w:pPr>
      <w:r>
        <w:t>If ori</w:t>
      </w:r>
      <w:r w:rsidR="005A6326">
        <w:t>ginal product box is missing some</w:t>
      </w:r>
      <w:r>
        <w:t xml:space="preserve"> items</w:t>
      </w:r>
    </w:p>
    <w:p w14:paraId="7E6F3124" w14:textId="77777777" w:rsidR="005B1CBF" w:rsidRDefault="005B1CBF" w:rsidP="002D18C5">
      <w:pPr>
        <w:pStyle w:val="ListParagraph"/>
        <w:numPr>
          <w:ilvl w:val="3"/>
          <w:numId w:val="6"/>
        </w:numPr>
      </w:pPr>
      <w:r>
        <w:t>3PL processes</w:t>
      </w:r>
      <w:r w:rsidR="002D18C5">
        <w:t xml:space="preserve"> the exception</w:t>
      </w:r>
      <w:r>
        <w:t xml:space="preserve"> as </w:t>
      </w:r>
      <w:r w:rsidRPr="00AE005E">
        <w:t>Unsent</w:t>
      </w:r>
      <w:r>
        <w:t>.</w:t>
      </w:r>
    </w:p>
    <w:p w14:paraId="7441449A" w14:textId="401A92B1" w:rsidR="002D18C5" w:rsidRDefault="005B1CBF" w:rsidP="002D18C5">
      <w:pPr>
        <w:pStyle w:val="ListParagraph"/>
        <w:numPr>
          <w:ilvl w:val="3"/>
          <w:numId w:val="6"/>
        </w:numPr>
      </w:pPr>
      <w:r>
        <w:t>3PL logs</w:t>
      </w:r>
      <w:r w:rsidR="002D18C5">
        <w:t xml:space="preserve"> </w:t>
      </w:r>
      <w:r w:rsidR="00A06DA6">
        <w:t xml:space="preserve">RMA </w:t>
      </w:r>
      <w:r w:rsidR="002D18C5">
        <w:t xml:space="preserve">onto the Exceptions Report as </w:t>
      </w:r>
      <w:r w:rsidR="00430746">
        <w:t>‘</w:t>
      </w:r>
      <w:r w:rsidR="002D18C5">
        <w:t>Unsent</w:t>
      </w:r>
      <w:r w:rsidR="00430746">
        <w:t>’</w:t>
      </w:r>
      <w:r>
        <w:t>.</w:t>
      </w:r>
    </w:p>
    <w:p w14:paraId="281610D1" w14:textId="1EA6588A" w:rsidR="002D18C5" w:rsidRPr="008E09EC" w:rsidRDefault="002D18C5" w:rsidP="002D18C5">
      <w:pPr>
        <w:pStyle w:val="ListParagraph"/>
        <w:numPr>
          <w:ilvl w:val="3"/>
          <w:numId w:val="6"/>
        </w:numPr>
      </w:pPr>
      <w:r w:rsidRPr="008E09EC">
        <w:t xml:space="preserve">3PL closes out the RMA in </w:t>
      </w:r>
      <w:r w:rsidR="004C69EB">
        <w:t xml:space="preserve">their </w:t>
      </w:r>
      <w:r w:rsidRPr="008E09EC">
        <w:t>Warehouse Management System</w:t>
      </w:r>
      <w:r w:rsidR="004C69EB">
        <w:t xml:space="preserve"> (WMS</w:t>
      </w:r>
      <w:r w:rsidRPr="008E09EC">
        <w:t>)</w:t>
      </w:r>
      <w:r>
        <w:t xml:space="preserve"> on same day</w:t>
      </w:r>
      <w:r w:rsidRPr="008E09EC">
        <w:t>.</w:t>
      </w:r>
    </w:p>
    <w:p w14:paraId="718FF445" w14:textId="7B292C37" w:rsidR="002D18C5" w:rsidRPr="008E09EC" w:rsidDel="001830F8" w:rsidRDefault="00A06DA6" w:rsidP="002D18C5">
      <w:pPr>
        <w:pStyle w:val="ListParagraph"/>
        <w:numPr>
          <w:ilvl w:val="3"/>
          <w:numId w:val="6"/>
        </w:numPr>
        <w:rPr>
          <w:del w:id="15" w:author="CORP\e.delapena" w:date="2023-12-18T15:46:00Z"/>
        </w:rPr>
      </w:pPr>
      <w:r>
        <w:t>3PL marks</w:t>
      </w:r>
      <w:r w:rsidR="002D18C5" w:rsidRPr="008E09EC">
        <w:t xml:space="preserve"> the exception </w:t>
      </w:r>
      <w:r>
        <w:t xml:space="preserve">as closed on Exceptions Report. </w:t>
      </w:r>
    </w:p>
    <w:p w14:paraId="3A9AECCF" w14:textId="56300015" w:rsidR="002D18C5" w:rsidRPr="008E09EC" w:rsidRDefault="002D18C5" w:rsidP="001830F8">
      <w:pPr>
        <w:pStyle w:val="ListParagraph"/>
        <w:numPr>
          <w:ilvl w:val="3"/>
          <w:numId w:val="6"/>
        </w:numPr>
        <w:pPrChange w:id="16" w:author="CORP\e.delapena" w:date="2023-12-18T15:46:00Z">
          <w:pPr>
            <w:pStyle w:val="ListParagraph"/>
            <w:numPr>
              <w:ilvl w:val="3"/>
              <w:numId w:val="6"/>
            </w:numPr>
            <w:ind w:left="3240" w:hanging="360"/>
          </w:pPr>
        </w:pPrChange>
      </w:pPr>
      <w:del w:id="17" w:author="CORP\e.delapena" w:date="2023-12-18T15:45:00Z">
        <w:r w:rsidDel="001830F8">
          <w:lastRenderedPageBreak/>
          <w:delText>3PL moves package to</w:delText>
        </w:r>
        <w:r w:rsidRPr="008E09EC" w:rsidDel="001830F8">
          <w:delText xml:space="preserve"> the designated Unsent location on the returns floor</w:delText>
        </w:r>
      </w:del>
      <w:del w:id="18" w:author="CORP\e.delapena" w:date="2023-12-18T15:46:00Z">
        <w:r w:rsidRPr="008E09EC" w:rsidDel="001830F8">
          <w:delText>.</w:delText>
        </w:r>
      </w:del>
    </w:p>
    <w:p w14:paraId="647B90D9" w14:textId="0D20B658" w:rsidR="002D18C5" w:rsidRPr="008E09EC" w:rsidDel="001830F8" w:rsidRDefault="002D18C5" w:rsidP="002D18C5">
      <w:pPr>
        <w:pStyle w:val="ListParagraph"/>
        <w:numPr>
          <w:ilvl w:val="3"/>
          <w:numId w:val="6"/>
        </w:numPr>
        <w:rPr>
          <w:del w:id="19" w:author="CORP\e.delapena" w:date="2023-12-18T15:45:00Z"/>
        </w:rPr>
      </w:pPr>
      <w:del w:id="20" w:author="CORP\e.delapena" w:date="2023-12-18T15:45:00Z">
        <w:r w:rsidDel="001830F8">
          <w:delText>The package</w:delText>
        </w:r>
        <w:r w:rsidRPr="008E09EC" w:rsidDel="001830F8">
          <w:delText xml:space="preserve"> is saved for security review in Unsent location on the returns floor.</w:delText>
        </w:r>
      </w:del>
    </w:p>
    <w:p w14:paraId="300B809B" w14:textId="6C1660A2" w:rsidR="002D18C5" w:rsidDel="001830F8" w:rsidRDefault="002D18C5" w:rsidP="002D18C5">
      <w:pPr>
        <w:pStyle w:val="ListParagraph"/>
        <w:numPr>
          <w:ilvl w:val="4"/>
          <w:numId w:val="6"/>
        </w:numPr>
        <w:rPr>
          <w:del w:id="21" w:author="CORP\e.delapena" w:date="2023-12-18T15:45:00Z"/>
        </w:rPr>
      </w:pPr>
      <w:del w:id="22" w:author="CORP\e.delapena" w:date="2023-12-18T15:45:00Z">
        <w:r w:rsidRPr="008E09EC" w:rsidDel="001830F8">
          <w:delText>SEA Security picks up the</w:delText>
        </w:r>
        <w:r w:rsidR="00A06DA6" w:rsidDel="001830F8">
          <w:delText xml:space="preserve"> pallet of</w:delText>
        </w:r>
        <w:r w:rsidRPr="008E09EC" w:rsidDel="001830F8">
          <w:delText xml:space="preserve"> empty boxes for investigation.</w:delText>
        </w:r>
      </w:del>
    </w:p>
    <w:p w14:paraId="2D8E275E" w14:textId="4EB5E06E" w:rsidR="002D18C5" w:rsidRDefault="002D18C5" w:rsidP="002D18C5">
      <w:pPr>
        <w:pStyle w:val="ListParagraph"/>
        <w:numPr>
          <w:ilvl w:val="2"/>
          <w:numId w:val="6"/>
        </w:numPr>
      </w:pPr>
      <w:r>
        <w:t xml:space="preserve">If original product box </w:t>
      </w:r>
      <w:ins w:id="23" w:author="CORP\e.delapena" w:date="2023-12-18T15:46:00Z">
        <w:r w:rsidR="001830F8">
          <w:t>is missing all items</w:t>
        </w:r>
      </w:ins>
      <w:del w:id="24" w:author="CORP\e.delapena" w:date="2023-12-18T15:46:00Z">
        <w:r w:rsidDel="001830F8">
          <w:delText>is missing some items</w:delText>
        </w:r>
      </w:del>
      <w:ins w:id="25" w:author="Erwin Dela Pena/eCom - Reverse /SEA/Professional/Samsung Electronics" w:date="2022-10-17T13:23:00Z">
        <w:del w:id="26" w:author="CORP\e.delapena" w:date="2023-12-18T15:46:00Z">
          <w:r w:rsidR="005462CE" w:rsidDel="001830F8">
            <w:delText>all items</w:delText>
          </w:r>
        </w:del>
        <w:r w:rsidR="005462CE">
          <w:t xml:space="preserve"> </w:t>
        </w:r>
      </w:ins>
    </w:p>
    <w:p w14:paraId="2AD964E4" w14:textId="33B3B8E2" w:rsidR="008E09EC" w:rsidRDefault="002D18C5" w:rsidP="005B1CBF">
      <w:pPr>
        <w:pStyle w:val="ListParagraph"/>
        <w:numPr>
          <w:ilvl w:val="3"/>
          <w:numId w:val="6"/>
        </w:numPr>
      </w:pPr>
      <w:r>
        <w:t xml:space="preserve">3PL processes </w:t>
      </w:r>
      <w:del w:id="27" w:author="Erwin Dela Pena/eCom - Reverse /SEA/Professional/Samsung Electronics" w:date="2022-10-17T13:24:00Z">
        <w:r w:rsidDel="005462CE">
          <w:delText>items that are in product box.</w:delText>
        </w:r>
      </w:del>
      <w:ins w:id="28" w:author="Erwin Dela Pena/eCom - Reverse /SEA/Professional/Samsung Electronics" w:date="2022-10-17T13:24:00Z">
        <w:r w:rsidR="005462CE">
          <w:t>the return as an empty box.</w:t>
        </w:r>
      </w:ins>
    </w:p>
    <w:p w14:paraId="3DA95CB0" w14:textId="3B996263" w:rsidR="005B1CBF" w:rsidRDefault="005B1CBF" w:rsidP="005B1CBF">
      <w:pPr>
        <w:pStyle w:val="ListParagraph"/>
        <w:numPr>
          <w:ilvl w:val="3"/>
          <w:numId w:val="6"/>
        </w:numPr>
      </w:pPr>
      <w:r>
        <w:t xml:space="preserve">3PL logs missing items onto Exceptions Report as </w:t>
      </w:r>
      <w:r w:rsidR="00E73EED">
        <w:t>‘</w:t>
      </w:r>
      <w:del w:id="29" w:author="Erwin Dela Pena/eCom - Reverse /SEA/Professional/Samsung Electronics" w:date="2022-10-17T13:24:00Z">
        <w:r w:rsidRPr="00430746" w:rsidDel="005462CE">
          <w:delText>Unsent</w:delText>
        </w:r>
        <w:r w:rsidR="00E73EED" w:rsidDel="005462CE">
          <w:delText>’</w:delText>
        </w:r>
      </w:del>
      <w:ins w:id="30" w:author="Erwin Dela Pena/eCom - Reverse /SEA/Professional/Samsung Electronics" w:date="2022-10-17T13:24:00Z">
        <w:r w:rsidR="005462CE">
          <w:t>Empty Box’</w:t>
        </w:r>
      </w:ins>
      <w:r>
        <w:t>.</w:t>
      </w:r>
    </w:p>
    <w:p w14:paraId="1D6F1139" w14:textId="705B944E" w:rsidR="00F237A0" w:rsidRPr="008E09EC" w:rsidRDefault="00F237A0" w:rsidP="002D18C5">
      <w:pPr>
        <w:pStyle w:val="ListParagraph"/>
        <w:numPr>
          <w:ilvl w:val="3"/>
          <w:numId w:val="6"/>
        </w:numPr>
      </w:pPr>
      <w:r w:rsidRPr="008E09EC">
        <w:t>3PL closes out the RMA in their WMS (Warehouse Management System)</w:t>
      </w:r>
      <w:r w:rsidR="00EC60E2">
        <w:t xml:space="preserve"> on same day</w:t>
      </w:r>
      <w:r w:rsidRPr="008E09EC">
        <w:t>.</w:t>
      </w:r>
    </w:p>
    <w:p w14:paraId="0773F18A" w14:textId="33C1BC5F" w:rsidR="00D952B4" w:rsidRPr="008E09EC" w:rsidRDefault="00A06DA6" w:rsidP="005B1CBF">
      <w:pPr>
        <w:pStyle w:val="ListParagraph"/>
        <w:numPr>
          <w:ilvl w:val="3"/>
          <w:numId w:val="6"/>
        </w:numPr>
      </w:pPr>
      <w:r>
        <w:t>3PL marks</w:t>
      </w:r>
      <w:r w:rsidRPr="008E09EC">
        <w:t xml:space="preserve"> the exception </w:t>
      </w:r>
      <w:r>
        <w:t>as closed on Exceptions Report</w:t>
      </w:r>
      <w:r w:rsidR="004C69EB">
        <w:rPr>
          <w:noProof/>
          <w:lang w:eastAsia="en-US"/>
        </w:rPr>
        <w:t>.</w:t>
      </w:r>
      <w:r w:rsidR="00061F3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7F162EF" wp14:editId="1AB9BB55">
                <wp:simplePos x="0" y="0"/>
                <wp:positionH relativeFrom="column">
                  <wp:posOffset>1784985</wp:posOffset>
                </wp:positionH>
                <wp:positionV relativeFrom="paragraph">
                  <wp:posOffset>4366895</wp:posOffset>
                </wp:positionV>
                <wp:extent cx="3290570" cy="309880"/>
                <wp:effectExtent l="0" t="0" r="5080" b="0"/>
                <wp:wrapTopAndBottom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0570" cy="30988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D6B2ED4" w14:textId="7C7920F0" w:rsidR="00061F3F" w:rsidRPr="00061F3F" w:rsidRDefault="00061F3F" w:rsidP="00061F3F">
                            <w:pPr>
                              <w:pStyle w:val="Caption"/>
                              <w:rPr>
                                <w:noProof/>
                                <w:color w:val="auto"/>
                              </w:rPr>
                            </w:pPr>
                            <w:r w:rsidRPr="00061F3F">
                              <w:rPr>
                                <w:color w:val="auto"/>
                              </w:rPr>
                              <w:t>Packages classified as Unsent are moved to the designated Unsent location on the returns floor.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F162EF" id="Text Box 28" o:spid="_x0000_s1027" type="#_x0000_t202" style="position:absolute;left:0;text-align:left;margin-left:140.55pt;margin-top:343.85pt;width:259.1pt;height:24.4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" stroked="f">
                <v:textbox inset="0,0,0,0">
                  <w:txbxContent>
                    <w:p w14:paraId="1D6B2ED4" w14:textId="7C7920F0" w:rsidR="00061F3F" w:rsidRPr="00061F3F" w:rsidRDefault="00061F3F" w:rsidP="00061F3F">
                      <w:pPr>
                        <w:pStyle w:val="Caption"/>
                        <w:rPr>
                          <w:noProof/>
                          <w:color w:val="auto"/>
                        </w:rPr>
                      </w:pPr>
                      <w:r w:rsidRPr="00061F3F">
                        <w:rPr>
                          <w:color w:val="auto"/>
                        </w:rPr>
                        <w:t>Packages classified as Unsent are moved to the designated Unsent location on the returns floor.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del w:id="31" w:author="CORP\e.delapena" w:date="2023-12-18T15:46:00Z">
        <w:r w:rsidR="00061F3F" w:rsidDel="001830F8">
          <w:rPr>
            <w:noProof/>
            <w:lang w:eastAsia="en-US"/>
          </w:rPr>
          <w:drawing>
            <wp:anchor distT="0" distB="0" distL="114300" distR="114300" simplePos="0" relativeHeight="251696128" behindDoc="0" locked="0" layoutInCell="1" allowOverlap="1" wp14:anchorId="1367BE1A" wp14:editId="2A644FFF">
              <wp:simplePos x="0" y="0"/>
              <wp:positionH relativeFrom="margin">
                <wp:align>center</wp:align>
              </wp:positionH>
              <wp:positionV relativeFrom="paragraph">
                <wp:posOffset>330007</wp:posOffset>
              </wp:positionV>
              <wp:extent cx="3291067" cy="3978829"/>
              <wp:effectExtent l="0" t="0" r="5080" b="3175"/>
              <wp:wrapTopAndBottom/>
              <wp:docPr id="27" name="Picture 2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7" name="designated unsent location.png"/>
                      <pic:cNvPicPr/>
                    </pic:nvPicPr>
                    <pic:blipFill>
                      <a:blip r:embed="rId1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91067" cy="397882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del>
    </w:p>
    <w:p w14:paraId="60155FE4" w14:textId="77777777" w:rsidR="005B1CBF" w:rsidRDefault="005B1CBF" w:rsidP="005B1CBF">
      <w:pPr>
        <w:pStyle w:val="ListParagraph"/>
        <w:ind w:left="1800"/>
      </w:pPr>
    </w:p>
    <w:p w14:paraId="036FA29D" w14:textId="128053A3" w:rsidR="00A46966" w:rsidRPr="00800ABD" w:rsidRDefault="00527C7D" w:rsidP="00277C10">
      <w:pPr>
        <w:pStyle w:val="ListParagraph"/>
        <w:numPr>
          <w:ilvl w:val="1"/>
          <w:numId w:val="6"/>
        </w:numPr>
      </w:pPr>
      <w:r>
        <w:t xml:space="preserve">Suspected </w:t>
      </w:r>
      <w:r w:rsidR="00A46966" w:rsidRPr="00800ABD">
        <w:t>Fraud</w:t>
      </w:r>
    </w:p>
    <w:p w14:paraId="6CBE2465" w14:textId="35E0280D" w:rsidR="00A46966" w:rsidRDefault="00A46966" w:rsidP="00277C10">
      <w:pPr>
        <w:pStyle w:val="ListParagraph"/>
        <w:numPr>
          <w:ilvl w:val="2"/>
          <w:numId w:val="6"/>
        </w:numPr>
      </w:pPr>
      <w:r>
        <w:t xml:space="preserve">If a </w:t>
      </w:r>
      <w:r w:rsidR="00527C7D">
        <w:t xml:space="preserve">suspected </w:t>
      </w:r>
      <w:r>
        <w:t xml:space="preserve">fraud item is identified, </w:t>
      </w:r>
      <w:r w:rsidR="00F237A0">
        <w:t>3PL</w:t>
      </w:r>
      <w:r>
        <w:t xml:space="preserve"> will process the RMA as Unsent</w:t>
      </w:r>
      <w:ins w:id="32" w:author="Erwin Dela Pena/eCom - Reverse /SEA/Professional/Samsung Electronics" w:date="2022-10-17T13:24:00Z">
        <w:r w:rsidR="005462CE">
          <w:t xml:space="preserve"> or Empty Box</w:t>
        </w:r>
      </w:ins>
      <w:del w:id="33" w:author="Erwin Dela Pena/eCom - Reverse /SEA/Professional/Samsung Electronics" w:date="2022-10-17T13:24:00Z">
        <w:r w:rsidDel="005462CE">
          <w:delText>.</w:delText>
        </w:r>
      </w:del>
      <w:r>
        <w:t xml:space="preserve"> </w:t>
      </w:r>
    </w:p>
    <w:p w14:paraId="55871BD8" w14:textId="3AC5D37A" w:rsidR="00A46966" w:rsidRDefault="00A46966" w:rsidP="00277C10">
      <w:pPr>
        <w:pStyle w:val="ListParagraph"/>
        <w:numPr>
          <w:ilvl w:val="2"/>
          <w:numId w:val="6"/>
        </w:numPr>
      </w:pPr>
      <w:r>
        <w:t>Common</w:t>
      </w:r>
      <w:r w:rsidR="00527C7D">
        <w:t xml:space="preserve"> suspected</w:t>
      </w:r>
      <w:r w:rsidR="00A06DA6">
        <w:t xml:space="preserve"> fraud indicator</w:t>
      </w:r>
      <w:r>
        <w:t>s:</w:t>
      </w:r>
    </w:p>
    <w:p w14:paraId="3B440FB3" w14:textId="73FD21FA" w:rsidR="00A46966" w:rsidRDefault="00A46966" w:rsidP="00277C10">
      <w:pPr>
        <w:pStyle w:val="ListParagraph"/>
        <w:numPr>
          <w:ilvl w:val="3"/>
          <w:numId w:val="6"/>
        </w:numPr>
      </w:pPr>
      <w:r>
        <w:t xml:space="preserve">Delivery address on shipping label is </w:t>
      </w:r>
      <w:r w:rsidR="00F237A0">
        <w:t>not 240 Dividend Dr. (Coppell Warehouse</w:t>
      </w:r>
      <w:r>
        <w:t>)</w:t>
      </w:r>
      <w:r w:rsidR="00F237A0">
        <w:t>.</w:t>
      </w:r>
    </w:p>
    <w:p w14:paraId="3D1B24E3" w14:textId="77777777" w:rsidR="00A46966" w:rsidRDefault="00A46966" w:rsidP="00277C10">
      <w:pPr>
        <w:pStyle w:val="ListParagraph"/>
        <w:numPr>
          <w:ilvl w:val="3"/>
          <w:numId w:val="6"/>
        </w:numPr>
      </w:pPr>
      <w:r>
        <w:t>Font on shipping label has been altered.</w:t>
      </w:r>
    </w:p>
    <w:p w14:paraId="5562F0A8" w14:textId="318E30B2" w:rsidR="00A46966" w:rsidRDefault="00A46966" w:rsidP="00277C10">
      <w:pPr>
        <w:pStyle w:val="ListParagraph"/>
        <w:numPr>
          <w:ilvl w:val="3"/>
          <w:numId w:val="6"/>
        </w:numPr>
      </w:pPr>
      <w:r>
        <w:lastRenderedPageBreak/>
        <w:t>Box does</w:t>
      </w:r>
      <w:r w:rsidR="00EC60E2">
        <w:t xml:space="preserve"> not contain Samsung product.</w:t>
      </w:r>
    </w:p>
    <w:p w14:paraId="4FB72EDA" w14:textId="77777777" w:rsidR="00A46966" w:rsidRDefault="00A46966" w:rsidP="00277C10">
      <w:pPr>
        <w:pStyle w:val="ListParagraph"/>
        <w:numPr>
          <w:ilvl w:val="3"/>
          <w:numId w:val="6"/>
        </w:numPr>
      </w:pPr>
      <w:r>
        <w:t>Customer’s address in Workbench does not match ‘From’ address on shipping label.</w:t>
      </w:r>
    </w:p>
    <w:p w14:paraId="418D4886" w14:textId="77777777" w:rsidR="00A46966" w:rsidRDefault="00A46966" w:rsidP="00277C10">
      <w:pPr>
        <w:pStyle w:val="ListParagraph"/>
        <w:numPr>
          <w:ilvl w:val="4"/>
          <w:numId w:val="6"/>
        </w:numPr>
      </w:pPr>
      <w:r>
        <w:t>Customer lives in Georgia, but the package was shipped from Louisiana.</w:t>
      </w:r>
    </w:p>
    <w:p w14:paraId="642402A9" w14:textId="77777777" w:rsidR="00A46966" w:rsidRDefault="00A46966" w:rsidP="00277C10">
      <w:pPr>
        <w:pStyle w:val="ListParagraph"/>
        <w:numPr>
          <w:ilvl w:val="3"/>
          <w:numId w:val="6"/>
        </w:numPr>
      </w:pPr>
      <w:r>
        <w:t>Package type does not match product type.</w:t>
      </w:r>
    </w:p>
    <w:p w14:paraId="54870042" w14:textId="77777777" w:rsidR="00A46966" w:rsidRDefault="00A46966" w:rsidP="00277C10">
      <w:pPr>
        <w:pStyle w:val="ListParagraph"/>
        <w:numPr>
          <w:ilvl w:val="4"/>
          <w:numId w:val="6"/>
        </w:numPr>
      </w:pPr>
      <w:r>
        <w:t>Return phone was shipped in a small packing envelope instead of in a box.</w:t>
      </w:r>
    </w:p>
    <w:p w14:paraId="5A21CF46" w14:textId="716122C3" w:rsidR="00A46966" w:rsidRDefault="00F237A0" w:rsidP="00277C10">
      <w:pPr>
        <w:pStyle w:val="ListParagraph"/>
        <w:numPr>
          <w:ilvl w:val="2"/>
          <w:numId w:val="6"/>
        </w:numPr>
      </w:pPr>
      <w:r>
        <w:t>3PL</w:t>
      </w:r>
      <w:r w:rsidR="00371142">
        <w:t xml:space="preserve"> passe</w:t>
      </w:r>
      <w:r w:rsidR="00A46966">
        <w:t>s</w:t>
      </w:r>
      <w:r w:rsidR="00527C7D">
        <w:t xml:space="preserve"> suspected</w:t>
      </w:r>
      <w:r w:rsidR="00B10D1D">
        <w:t xml:space="preserve"> fraud package to LPS</w:t>
      </w:r>
      <w:r w:rsidR="00A46966">
        <w:t>.</w:t>
      </w:r>
    </w:p>
    <w:p w14:paraId="685F333F" w14:textId="561DB41B" w:rsidR="00527C7D" w:rsidRDefault="00B10D1D" w:rsidP="00277C10">
      <w:pPr>
        <w:pStyle w:val="ListParagraph"/>
        <w:numPr>
          <w:ilvl w:val="2"/>
          <w:numId w:val="6"/>
        </w:numPr>
      </w:pPr>
      <w:r>
        <w:t>LPS</w:t>
      </w:r>
      <w:r w:rsidR="00371142">
        <w:t xml:space="preserve"> </w:t>
      </w:r>
      <w:ins w:id="34" w:author="CORP\e.delapena" w:date="2023-12-18T15:47:00Z">
        <w:r w:rsidR="001830F8">
          <w:t xml:space="preserve">investigates and </w:t>
        </w:r>
      </w:ins>
      <w:r w:rsidR="00371142">
        <w:t>pass</w:t>
      </w:r>
      <w:r w:rsidR="00A46966">
        <w:t xml:space="preserve">es </w:t>
      </w:r>
      <w:r w:rsidR="00527C7D">
        <w:t xml:space="preserve">suspected </w:t>
      </w:r>
      <w:del w:id="35" w:author="CORP\e.delapena" w:date="2023-12-18T15:47:00Z">
        <w:r w:rsidR="00A46966" w:rsidDel="001830F8">
          <w:delText>fr</w:delText>
        </w:r>
        <w:r w:rsidR="00527C7D" w:rsidDel="001830F8">
          <w:delText>aud package to SEA Security.</w:delText>
        </w:r>
      </w:del>
      <w:ins w:id="36" w:author="CORP\e.delapena" w:date="2023-12-18T15:47:00Z">
        <w:r w:rsidR="001830F8">
          <w:t>fraud package information to Risk Management.</w:t>
        </w:r>
      </w:ins>
    </w:p>
    <w:p w14:paraId="5E198E77" w14:textId="6FF2F59C" w:rsidR="00A46966" w:rsidRDefault="00527C7D" w:rsidP="00277C10">
      <w:pPr>
        <w:pStyle w:val="ListParagraph"/>
        <w:numPr>
          <w:ilvl w:val="2"/>
          <w:numId w:val="6"/>
        </w:numPr>
      </w:pPr>
      <w:r>
        <w:t xml:space="preserve">LPS </w:t>
      </w:r>
      <w:r w:rsidR="00A46966">
        <w:t>logs</w:t>
      </w:r>
      <w:r w:rsidR="008A0861">
        <w:t xml:space="preserve"> package</w:t>
      </w:r>
      <w:r w:rsidR="00A46966">
        <w:t xml:space="preserve"> onto local Fraud report. </w:t>
      </w:r>
    </w:p>
    <w:p w14:paraId="268A5B14" w14:textId="6FB6FA19" w:rsidR="00A46966" w:rsidRDefault="00F237A0" w:rsidP="00277C10">
      <w:pPr>
        <w:pStyle w:val="ListParagraph"/>
        <w:numPr>
          <w:ilvl w:val="2"/>
          <w:numId w:val="6"/>
        </w:numPr>
      </w:pPr>
      <w:r>
        <w:t>3PL</w:t>
      </w:r>
      <w:r w:rsidR="00A46966">
        <w:t xml:space="preserve"> closes out the product RMA as Unsent in </w:t>
      </w:r>
      <w:r>
        <w:t>3PL WMS</w:t>
      </w:r>
      <w:r w:rsidR="00A46966">
        <w:t>.</w:t>
      </w:r>
    </w:p>
    <w:p w14:paraId="1488E055" w14:textId="228FE577" w:rsidR="00552C4E" w:rsidRPr="00E3411B" w:rsidRDefault="00B63F9F" w:rsidP="00277C10">
      <w:pPr>
        <w:pStyle w:val="ListParagraph"/>
        <w:numPr>
          <w:ilvl w:val="0"/>
          <w:numId w:val="6"/>
        </w:numPr>
      </w:pPr>
      <w:r w:rsidRPr="00B4740C">
        <w:t>Inventory Exceptions</w:t>
      </w:r>
    </w:p>
    <w:p w14:paraId="49C68ACB" w14:textId="201AE2B5" w:rsidR="00E3411B" w:rsidDel="002749F6" w:rsidRDefault="003200D0" w:rsidP="00277C10">
      <w:pPr>
        <w:pStyle w:val="ListParagraph"/>
        <w:numPr>
          <w:ilvl w:val="1"/>
          <w:numId w:val="6"/>
        </w:numPr>
        <w:rPr>
          <w:del w:id="37" w:author="Erwin Dela Pena/eCom - Reverse /SEA/Professional/Samsung Electronics" w:date="2022-10-17T14:06:00Z"/>
        </w:rPr>
      </w:pPr>
      <w:del w:id="38" w:author="Erwin Dela Pena/eCom - Reverse /SEA/Professional/Samsung Electronics" w:date="2022-10-17T14:06:00Z">
        <w:r w:rsidDel="002749F6">
          <w:delText>Empty</w:delText>
        </w:r>
        <w:r w:rsidR="00200262" w:rsidDel="002749F6">
          <w:delText xml:space="preserve"> </w:delText>
        </w:r>
        <w:r w:rsidR="00BC39F9" w:rsidRPr="00DF7C6E" w:rsidDel="002749F6">
          <w:delText>Refusal</w:delText>
        </w:r>
        <w:r w:rsidR="00521C02" w:rsidDel="002749F6">
          <w:delText>: Customer r</w:delText>
        </w:r>
        <w:r w:rsidR="00990FA2" w:rsidRPr="00DF7C6E" w:rsidDel="002749F6">
          <w:delText>efusal</w:delText>
        </w:r>
        <w:r w:rsidR="00870BE1" w:rsidRPr="00DF7C6E" w:rsidDel="002749F6">
          <w:delText xml:space="preserve"> </w:delText>
        </w:r>
        <w:r w:rsidR="00990FA2" w:rsidRPr="00DF7C6E" w:rsidDel="002749F6">
          <w:delText xml:space="preserve">is missing </w:delText>
        </w:r>
        <w:r w:rsidR="00527C7D" w:rsidDel="002749F6">
          <w:delText>all items</w:delText>
        </w:r>
        <w:r w:rsidR="00521C02" w:rsidDel="002749F6">
          <w:delText xml:space="preserve"> from package. </w:delText>
        </w:r>
      </w:del>
    </w:p>
    <w:p w14:paraId="0F0819AC" w14:textId="0C2713C9" w:rsidR="00521C02" w:rsidDel="002749F6" w:rsidRDefault="00E63BE7" w:rsidP="00277C10">
      <w:pPr>
        <w:pStyle w:val="ListParagraph"/>
        <w:numPr>
          <w:ilvl w:val="2"/>
          <w:numId w:val="6"/>
        </w:numPr>
        <w:rPr>
          <w:del w:id="39" w:author="Erwin Dela Pena/eCom - Reverse /SEA/Professional/Samsung Electronics" w:date="2022-10-17T14:06:00Z"/>
        </w:rPr>
      </w:pPr>
      <w:del w:id="40" w:author="Erwin Dela Pena/eCom - Reverse /SEA/Professional/Samsung Electronics" w:date="2022-10-17T14:06:00Z">
        <w:r w:rsidDel="002749F6">
          <w:delText>3PL does not see an RMA on</w:delText>
        </w:r>
        <w:r w:rsidR="00513D31" w:rsidDel="002749F6">
          <w:delText xml:space="preserve"> package shipping label</w:delText>
        </w:r>
        <w:r w:rsidDel="002749F6">
          <w:delText>.</w:delText>
        </w:r>
      </w:del>
    </w:p>
    <w:p w14:paraId="6102F361" w14:textId="64641C42" w:rsidR="00521C02" w:rsidDel="002749F6" w:rsidRDefault="00521C02" w:rsidP="00E63BE7">
      <w:pPr>
        <w:pStyle w:val="ListParagraph"/>
        <w:numPr>
          <w:ilvl w:val="2"/>
          <w:numId w:val="6"/>
        </w:numPr>
        <w:rPr>
          <w:del w:id="41" w:author="Erwin Dela Pena/eCom - Reverse /SEA/Professional/Samsung Electronics" w:date="2022-10-17T14:06:00Z"/>
        </w:rPr>
      </w:pPr>
      <w:del w:id="42" w:author="Erwin Dela Pena/eCom - Reverse /SEA/Professional/Samsung Electronics" w:date="2022-10-17T14:06:00Z">
        <w:r w:rsidDel="002749F6">
          <w:delText xml:space="preserve">3PL does not find any of the product in box. </w:delText>
        </w:r>
      </w:del>
    </w:p>
    <w:p w14:paraId="56B21AD1" w14:textId="03BA21C4" w:rsidR="00DE0668" w:rsidDel="005462CE" w:rsidRDefault="00EC073B" w:rsidP="00E63BE7">
      <w:pPr>
        <w:pStyle w:val="ListParagraph"/>
        <w:numPr>
          <w:ilvl w:val="2"/>
          <w:numId w:val="6"/>
        </w:numPr>
        <w:rPr>
          <w:del w:id="43" w:author="Erwin Dela Pena/eCom - Reverse /SEA/Professional/Samsung Electronics" w:date="2022-10-17T13:26:00Z"/>
        </w:rPr>
      </w:pPr>
      <w:del w:id="44" w:author="Erwin Dela Pena/eCom - Reverse /SEA/Professional/Samsung Electronics" w:date="2022-10-17T13:26:00Z">
        <w:r w:rsidDel="005462CE">
          <w:delText>3PL</w:delText>
        </w:r>
        <w:r w:rsidR="00DF7C6E" w:rsidDel="005462CE">
          <w:delText xml:space="preserve"> creates and processe</w:delText>
        </w:r>
        <w:r w:rsidR="00E63BE7" w:rsidDel="005462CE">
          <w:delText>s the RMA using</w:delText>
        </w:r>
        <w:r w:rsidR="00513D31" w:rsidDel="005462CE">
          <w:delText xml:space="preserve"> the PO ID on the packing list.</w:delText>
        </w:r>
      </w:del>
    </w:p>
    <w:p w14:paraId="71890CA9" w14:textId="23B0C7B0" w:rsidR="00A70814" w:rsidRDefault="00A70814" w:rsidP="00A70814">
      <w:pPr>
        <w:pStyle w:val="ListParagraph"/>
        <w:ind w:left="2520"/>
        <w:jc w:val="center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E032715" wp14:editId="6ED2C040">
                <wp:simplePos x="0" y="0"/>
                <wp:positionH relativeFrom="column">
                  <wp:posOffset>541020</wp:posOffset>
                </wp:positionH>
                <wp:positionV relativeFrom="paragraph">
                  <wp:posOffset>2467610</wp:posOffset>
                </wp:positionV>
                <wp:extent cx="3200400" cy="168275"/>
                <wp:effectExtent l="0" t="0" r="0" b="3175"/>
                <wp:wrapTopAndBottom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0" cy="1682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32A3130" w14:textId="50CB98C1" w:rsidR="00A70814" w:rsidRPr="00A70814" w:rsidRDefault="00A70814" w:rsidP="00A70814">
                            <w:pPr>
                              <w:pStyle w:val="Caption"/>
                              <w:rPr>
                                <w:noProof/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</w:rPr>
                              <w:t xml:space="preserve">PO ID can be found on </w:t>
                            </w:r>
                            <w:r w:rsidRPr="00A70814">
                              <w:rPr>
                                <w:color w:val="auto"/>
                              </w:rPr>
                              <w:t>ref</w:t>
                            </w:r>
                            <w:r>
                              <w:rPr>
                                <w:color w:val="auto"/>
                              </w:rPr>
                              <w:t xml:space="preserve">usal packing list inside of </w:t>
                            </w:r>
                            <w:r w:rsidRPr="00A70814">
                              <w:rPr>
                                <w:color w:val="auto"/>
                              </w:rPr>
                              <w:t>package.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32715" id="Text Box 6" o:spid="_x0000_s1028" type="#_x0000_t202" style="position:absolute;left:0;text-align:left;margin-left:42.6pt;margin-top:194.3pt;width:252pt;height:13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" stroked="f">
                <v:textbox inset="0,0,0,0">
                  <w:txbxContent>
                    <w:p w14:paraId="332A3130" w14:textId="50CB98C1" w:rsidR="00A70814" w:rsidRPr="00A70814" w:rsidRDefault="00A70814" w:rsidP="00A70814">
                      <w:pPr>
                        <w:pStyle w:val="Caption"/>
                        <w:rPr>
                          <w:noProof/>
                          <w:color w:val="auto"/>
                        </w:rPr>
                      </w:pPr>
                      <w:r>
                        <w:rPr>
                          <w:color w:val="auto"/>
                        </w:rPr>
                        <w:t xml:space="preserve">PO ID can be found on </w:t>
                      </w:r>
                      <w:r w:rsidRPr="00A70814">
                        <w:rPr>
                          <w:color w:val="auto"/>
                        </w:rPr>
                        <w:t>ref</w:t>
                      </w:r>
                      <w:r>
                        <w:rPr>
                          <w:color w:val="auto"/>
                        </w:rPr>
                        <w:t xml:space="preserve">usal packing list inside of </w:t>
                      </w:r>
                      <w:r w:rsidRPr="00A70814">
                        <w:rPr>
                          <w:color w:val="auto"/>
                        </w:rPr>
                        <w:t>package.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lang w:eastAsia="en-US"/>
        </w:rPr>
        <w:drawing>
          <wp:anchor distT="0" distB="0" distL="114300" distR="114300" simplePos="0" relativeHeight="251682816" behindDoc="0" locked="0" layoutInCell="1" allowOverlap="1" wp14:anchorId="3C2C9D6B" wp14:editId="0609F674">
            <wp:simplePos x="0" y="0"/>
            <wp:positionH relativeFrom="margin">
              <wp:align>center</wp:align>
            </wp:positionH>
            <wp:positionV relativeFrom="paragraph">
              <wp:posOffset>181610</wp:posOffset>
            </wp:positionV>
            <wp:extent cx="5778500" cy="2235200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refusal packing list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7049B8" w14:textId="77777777" w:rsidR="00A70814" w:rsidRDefault="00A70814" w:rsidP="00A70814">
      <w:pPr>
        <w:pStyle w:val="ListParagraph"/>
        <w:ind w:left="2520"/>
      </w:pPr>
    </w:p>
    <w:p w14:paraId="7F4E3B89" w14:textId="55CA413D" w:rsidR="00527C7D" w:rsidDel="002749F6" w:rsidRDefault="003F68F5" w:rsidP="00E63BE7">
      <w:pPr>
        <w:pStyle w:val="ListParagraph"/>
        <w:numPr>
          <w:ilvl w:val="2"/>
          <w:numId w:val="6"/>
        </w:numPr>
        <w:rPr>
          <w:del w:id="45" w:author="Erwin Dela Pena/eCom - Reverse /SEA/Professional/Samsung Electronics" w:date="2022-10-17T14:06:00Z"/>
        </w:rPr>
      </w:pPr>
      <w:del w:id="46" w:author="Erwin Dela Pena/eCom - Reverse /SEA/Professional/Samsung Electronics" w:date="2022-10-17T14:06:00Z">
        <w:r w:rsidDel="002749F6">
          <w:delText>3PL</w:delText>
        </w:r>
        <w:r w:rsidR="00527C7D" w:rsidDel="002749F6">
          <w:delText xml:space="preserve"> logs the refusal onto the Exceptions R</w:delText>
        </w:r>
        <w:r w:rsidR="00DE0668" w:rsidDel="002749F6">
          <w:delText xml:space="preserve">eport as </w:delText>
        </w:r>
        <w:r w:rsidR="00430746" w:rsidDel="002749F6">
          <w:delText>‘</w:delText>
        </w:r>
      </w:del>
      <w:del w:id="47" w:author="Erwin Dela Pena/eCom - Reverse /SEA/Professional/Samsung Electronics" w:date="2022-10-17T13:25:00Z">
        <w:r w:rsidR="00DE0668" w:rsidDel="005462CE">
          <w:delText>Unse</w:delText>
        </w:r>
        <w:r w:rsidR="00527C7D" w:rsidDel="005462CE">
          <w:delText>nt</w:delText>
        </w:r>
        <w:r w:rsidR="00430746" w:rsidDel="005462CE">
          <w:delText>’</w:delText>
        </w:r>
      </w:del>
      <w:del w:id="48" w:author="Erwin Dela Pena/eCom - Reverse /SEA/Professional/Samsung Electronics" w:date="2022-10-17T14:06:00Z">
        <w:r w:rsidR="00527C7D" w:rsidDel="002749F6">
          <w:delText>.</w:delText>
        </w:r>
      </w:del>
    </w:p>
    <w:p w14:paraId="5ACB3463" w14:textId="16E6721C" w:rsidR="00DE0668" w:rsidDel="002749F6" w:rsidRDefault="00527C7D" w:rsidP="00E63BE7">
      <w:pPr>
        <w:pStyle w:val="ListParagraph"/>
        <w:numPr>
          <w:ilvl w:val="2"/>
          <w:numId w:val="6"/>
        </w:numPr>
        <w:rPr>
          <w:del w:id="49" w:author="Erwin Dela Pena/eCom - Reverse /SEA/Professional/Samsung Electronics" w:date="2022-10-17T14:06:00Z"/>
        </w:rPr>
      </w:pPr>
      <w:del w:id="50" w:author="Erwin Dela Pena/eCom - Reverse /SEA/Professional/Samsung Electronics" w:date="2022-10-17T14:06:00Z">
        <w:r w:rsidDel="002749F6">
          <w:delText xml:space="preserve">3PL </w:delText>
        </w:r>
      </w:del>
      <w:del w:id="51" w:author="Erwin Dela Pena/eCom - Reverse /SEA/Professional/Samsung Electronics" w:date="2022-10-17T13:44:00Z">
        <w:r w:rsidDel="00923BAB">
          <w:delText>close</w:delText>
        </w:r>
        <w:r w:rsidR="00A02000" w:rsidDel="00923BAB">
          <w:delText xml:space="preserve">s out the exception by </w:delText>
        </w:r>
        <w:r w:rsidDel="00923BAB">
          <w:delText>EOD in 3PL WMS.</w:delText>
        </w:r>
      </w:del>
    </w:p>
    <w:p w14:paraId="52D8C930" w14:textId="33F52AD3" w:rsidR="00200262" w:rsidDel="002749F6" w:rsidRDefault="00200262" w:rsidP="00E63BE7">
      <w:pPr>
        <w:pStyle w:val="ListParagraph"/>
        <w:numPr>
          <w:ilvl w:val="2"/>
          <w:numId w:val="6"/>
        </w:numPr>
        <w:rPr>
          <w:del w:id="52" w:author="Erwin Dela Pena/eCom - Reverse /SEA/Professional/Samsung Electronics" w:date="2022-10-17T14:06:00Z"/>
        </w:rPr>
      </w:pPr>
      <w:del w:id="53" w:author="Erwin Dela Pena/eCom - Reverse /SEA/Professional/Samsung Electronics" w:date="2022-10-17T14:06:00Z">
        <w:r w:rsidDel="002749F6">
          <w:delText>3PL provides the LPS returns manager with the refusal</w:delText>
        </w:r>
        <w:r w:rsidR="008E09EC" w:rsidDel="002749F6">
          <w:delText xml:space="preserve"> package.</w:delText>
        </w:r>
      </w:del>
    </w:p>
    <w:p w14:paraId="6406806C" w14:textId="0347C15D" w:rsidR="00920966" w:rsidRPr="007332E7" w:rsidDel="002749F6" w:rsidRDefault="00200262" w:rsidP="00920966">
      <w:pPr>
        <w:pStyle w:val="ListParagraph"/>
        <w:numPr>
          <w:ilvl w:val="2"/>
          <w:numId w:val="6"/>
        </w:numPr>
        <w:rPr>
          <w:del w:id="54" w:author="Erwin Dela Pena/eCom - Reverse /SEA/Professional/Samsung Electronics" w:date="2022-10-17T14:06:00Z"/>
        </w:rPr>
      </w:pPr>
      <w:del w:id="55" w:author="Erwin Dela Pena/eCom - Reverse /SEA/Professional/Samsung Electronics" w:date="2022-10-17T14:06:00Z">
        <w:r w:rsidRPr="00521C02" w:rsidDel="002749F6">
          <w:delText xml:space="preserve">The LPS returns manager will </w:delText>
        </w:r>
      </w:del>
      <w:del w:id="56" w:author="Erwin Dela Pena/eCom - Reverse /SEA/Professional/Samsung Electronics" w:date="2022-10-17T13:43:00Z">
        <w:r w:rsidRPr="00521C02" w:rsidDel="00923BAB">
          <w:delText xml:space="preserve">provide photos and the </w:delText>
        </w:r>
      </w:del>
      <w:del w:id="57" w:author="Erwin Dela Pena/eCom - Reverse /SEA/Professional/Samsung Electronics" w:date="2022-10-17T14:06:00Z">
        <w:r w:rsidRPr="00521C02" w:rsidDel="002749F6">
          <w:delText xml:space="preserve">report to the Claims team so a </w:delText>
        </w:r>
        <w:r w:rsidR="008E09EC" w:rsidRPr="007332E7" w:rsidDel="002749F6">
          <w:delText>claim</w:delText>
        </w:r>
        <w:r w:rsidRPr="007332E7" w:rsidDel="002749F6">
          <w:delText xml:space="preserve"> can be filed with FedEx.</w:delText>
        </w:r>
      </w:del>
    </w:p>
    <w:p w14:paraId="7328E9B6" w14:textId="6FF26677" w:rsidR="007332E7" w:rsidDel="002749F6" w:rsidRDefault="007332E7" w:rsidP="00920966">
      <w:pPr>
        <w:pStyle w:val="ListParagraph"/>
        <w:numPr>
          <w:ilvl w:val="3"/>
          <w:numId w:val="6"/>
        </w:numPr>
        <w:rPr>
          <w:del w:id="58" w:author="Erwin Dela Pena/eCom - Reverse /SEA/Professional/Samsung Electronics" w:date="2022-10-17T14:06:00Z"/>
        </w:rPr>
      </w:pPr>
      <w:del w:id="59" w:author="Erwin Dela Pena/eCom - Reverse /SEA/Professional/Samsung Electronics" w:date="2022-10-17T14:06:00Z">
        <w:r w:rsidDel="002749F6">
          <w:delText xml:space="preserve">Reference </w:delText>
        </w:r>
        <w:r w:rsidR="002A0663" w:rsidDel="002749F6">
          <w:fldChar w:fldCharType="begin"/>
        </w:r>
        <w:r w:rsidR="002A0663" w:rsidDel="002749F6">
          <w:delInstrText xml:space="preserve"> HYPERLINK "Logistics_eComm%20FedEx%20Returns,%20Refusals%20&amp;%20Tampered%20Box%20Claims%20Processing.docx" </w:delInstrText>
        </w:r>
        <w:r w:rsidR="002A0663" w:rsidDel="002749F6">
          <w:fldChar w:fldCharType="separate"/>
        </w:r>
        <w:r w:rsidRPr="003A148C" w:rsidDel="002749F6">
          <w:rPr>
            <w:rStyle w:val="Hyperlink"/>
            <w:b/>
          </w:rPr>
          <w:delText xml:space="preserve">FedEx </w:delText>
        </w:r>
        <w:r w:rsidR="003A148C" w:rsidRPr="003A148C" w:rsidDel="002749F6">
          <w:rPr>
            <w:rStyle w:val="Hyperlink"/>
            <w:b/>
          </w:rPr>
          <w:delText xml:space="preserve">Returns, </w:delText>
        </w:r>
        <w:r w:rsidRPr="003A148C" w:rsidDel="002749F6">
          <w:rPr>
            <w:rStyle w:val="Hyperlink"/>
            <w:b/>
          </w:rPr>
          <w:delText>Refusals &amp; Tampered Box Claims</w:delText>
        </w:r>
        <w:r w:rsidR="002A0663" w:rsidDel="002749F6">
          <w:rPr>
            <w:rStyle w:val="Hyperlink"/>
            <w:b/>
          </w:rPr>
          <w:fldChar w:fldCharType="end"/>
        </w:r>
        <w:r w:rsidRPr="007332E7" w:rsidDel="002749F6">
          <w:rPr>
            <w:color w:val="244061" w:themeColor="accent1" w:themeShade="80"/>
          </w:rPr>
          <w:delText xml:space="preserve"> </w:delText>
        </w:r>
        <w:r w:rsidDel="002749F6">
          <w:delText>SOP</w:delText>
        </w:r>
        <w:r w:rsidR="009B4475" w:rsidDel="002749F6">
          <w:delText>.</w:delText>
        </w:r>
      </w:del>
    </w:p>
    <w:p w14:paraId="1CE86047" w14:textId="47E11206" w:rsidR="008E09EC" w:rsidRPr="008E09EC" w:rsidDel="002749F6" w:rsidRDefault="00920966" w:rsidP="00920966">
      <w:pPr>
        <w:pStyle w:val="ListParagraph"/>
        <w:numPr>
          <w:ilvl w:val="3"/>
          <w:numId w:val="6"/>
        </w:numPr>
        <w:rPr>
          <w:del w:id="60" w:author="Erwin Dela Pena/eCom - Reverse /SEA/Professional/Samsung Electronics" w:date="2022-10-17T14:06:00Z"/>
        </w:rPr>
      </w:pPr>
      <w:del w:id="61" w:author="Erwin Dela Pena/eCom - Reverse /SEA/Professional/Samsung Electronics" w:date="2022-10-17T14:06:00Z">
        <w:r w:rsidDel="002749F6">
          <w:delText xml:space="preserve">Send to Claims team: </w:delText>
        </w:r>
        <w:r w:rsidR="002A0663" w:rsidDel="002749F6">
          <w:fldChar w:fldCharType="begin"/>
        </w:r>
        <w:r w:rsidR="002A0663" w:rsidDel="002749F6">
          <w:delInstrText xml:space="preserve"> HYPERLINK "mailto:IMAuditTeam@sea.samsung.com" </w:delInstrText>
        </w:r>
        <w:r w:rsidR="002A0663" w:rsidDel="002749F6">
          <w:fldChar w:fldCharType="separate"/>
        </w:r>
        <w:r w:rsidR="00B33E57" w:rsidRPr="00C05F89" w:rsidDel="002749F6">
          <w:rPr>
            <w:rStyle w:val="Hyperlink"/>
          </w:rPr>
          <w:delText>IMAuditTeam@sea.samsung.com</w:delText>
        </w:r>
        <w:r w:rsidR="002A0663" w:rsidDel="002749F6">
          <w:rPr>
            <w:rStyle w:val="Hyperlink"/>
          </w:rPr>
          <w:fldChar w:fldCharType="end"/>
        </w:r>
        <w:r w:rsidR="00B33E57" w:rsidDel="002749F6">
          <w:delText xml:space="preserve"> </w:delText>
        </w:r>
      </w:del>
    </w:p>
    <w:p w14:paraId="0A4A0569" w14:textId="4CD78880" w:rsidR="00B33E57" w:rsidDel="002749F6" w:rsidRDefault="00B33E57" w:rsidP="00E63BE7">
      <w:pPr>
        <w:pStyle w:val="ListParagraph"/>
        <w:numPr>
          <w:ilvl w:val="2"/>
          <w:numId w:val="6"/>
        </w:numPr>
        <w:rPr>
          <w:del w:id="62" w:author="Erwin Dela Pena/eCom - Reverse /SEA/Professional/Samsung Electronics" w:date="2022-10-17T14:06:00Z"/>
        </w:rPr>
      </w:pPr>
      <w:del w:id="63" w:author="Erwin Dela Pena/eCom - Reverse /SEA/Professional/Samsung Electronics" w:date="2022-10-17T14:06:00Z">
        <w:r w:rsidDel="002749F6">
          <w:delText>Once the claim has been submitted, t</w:delText>
        </w:r>
        <w:r w:rsidR="00E211C0" w:rsidDel="002749F6">
          <w:delText>he LPS returns manager will pass</w:delText>
        </w:r>
        <w:r w:rsidR="00200262" w:rsidDel="002749F6">
          <w:delText xml:space="preserve"> the refusal to </w:delText>
        </w:r>
        <w:r w:rsidR="00D35AFC" w:rsidDel="002749F6">
          <w:delText>3PL</w:delText>
        </w:r>
        <w:r w:rsidR="00200262" w:rsidDel="002749F6">
          <w:delText xml:space="preserve"> to </w:delText>
        </w:r>
      </w:del>
      <w:del w:id="64" w:author="Erwin Dela Pena/eCom - Reverse /SEA/Professional/Samsung Electronics" w:date="2022-10-17T13:26:00Z">
        <w:r w:rsidR="00200262" w:rsidRPr="000B7268" w:rsidDel="005462CE">
          <w:delText>put away</w:delText>
        </w:r>
      </w:del>
      <w:del w:id="65" w:author="Erwin Dela Pena/eCom - Reverse /SEA/Professional/Samsung Electronics" w:date="2022-10-17T14:06:00Z">
        <w:r w:rsidR="00513D31" w:rsidDel="002749F6">
          <w:delText xml:space="preserve"> in 3PL WMS.</w:delText>
        </w:r>
      </w:del>
    </w:p>
    <w:p w14:paraId="196E1EC5" w14:textId="7835BA86" w:rsidR="00B97677" w:rsidRDefault="00923BAB" w:rsidP="00B97677">
      <w:pPr>
        <w:pStyle w:val="ListParagraph"/>
        <w:numPr>
          <w:ilvl w:val="1"/>
          <w:numId w:val="6"/>
        </w:numPr>
      </w:pPr>
      <w:ins w:id="66" w:author="Erwin Dela Pena/eCom - Reverse /SEA/Professional/Samsung Electronics" w:date="2022-10-17T13:45:00Z">
        <w:r>
          <w:t xml:space="preserve">Empty and </w:t>
        </w:r>
      </w:ins>
      <w:r w:rsidR="00B97677">
        <w:t>Partial Refusal: Customer r</w:t>
      </w:r>
      <w:r w:rsidR="00B97677" w:rsidRPr="00DF7C6E">
        <w:t xml:space="preserve">efusal is missing </w:t>
      </w:r>
      <w:r w:rsidR="00B97677">
        <w:t>some items from package</w:t>
      </w:r>
      <w:ins w:id="67" w:author="Erwin Dela Pena/eCom - Reverse /SEA/Professional/Samsung Electronics" w:date="2022-10-17T13:45:00Z">
        <w:r>
          <w:t xml:space="preserve"> or all items from the package</w:t>
        </w:r>
      </w:ins>
      <w:r w:rsidR="00B97677">
        <w:t xml:space="preserve">. </w:t>
      </w:r>
    </w:p>
    <w:p w14:paraId="4D220E65" w14:textId="30B2A609" w:rsidR="00E63BE7" w:rsidRDefault="00E63BE7" w:rsidP="00A525DD">
      <w:pPr>
        <w:pStyle w:val="ListParagraph"/>
        <w:numPr>
          <w:ilvl w:val="2"/>
          <w:numId w:val="6"/>
        </w:numPr>
      </w:pPr>
      <w:r>
        <w:t>3PL</w:t>
      </w:r>
      <w:r w:rsidR="0001075B">
        <w:t xml:space="preserve"> does not see an RMA on package shipping label.</w:t>
      </w:r>
    </w:p>
    <w:p w14:paraId="58AAAA7F" w14:textId="2A682095" w:rsidR="00521C02" w:rsidRDefault="00C87CFB" w:rsidP="00E63BE7">
      <w:pPr>
        <w:pStyle w:val="ListParagraph"/>
        <w:numPr>
          <w:ilvl w:val="2"/>
          <w:numId w:val="6"/>
        </w:numPr>
      </w:pPr>
      <w:r>
        <w:t>3PL does not find some</w:t>
      </w:r>
      <w:ins w:id="68" w:author="Erwin Dela Pena/eCom - Reverse /SEA/Professional/Samsung Electronics" w:date="2022-10-17T13:45:00Z">
        <w:r w:rsidR="00923BAB">
          <w:t xml:space="preserve"> or any</w:t>
        </w:r>
      </w:ins>
      <w:r w:rsidR="00521C02">
        <w:t xml:space="preserve"> of the product in box.</w:t>
      </w:r>
    </w:p>
    <w:p w14:paraId="52A8A37F" w14:textId="5168E9B3" w:rsidR="00521C02" w:rsidRDefault="00521C02" w:rsidP="00E63BE7">
      <w:pPr>
        <w:pStyle w:val="ListParagraph"/>
        <w:numPr>
          <w:ilvl w:val="2"/>
          <w:numId w:val="6"/>
        </w:numPr>
      </w:pPr>
      <w:r>
        <w:t>3PL validates product was part of inventory using product S/N</w:t>
      </w:r>
      <w:r w:rsidR="00513D31">
        <w:t xml:space="preserve"> or IMEI as applicable</w:t>
      </w:r>
      <w:r>
        <w:t>.</w:t>
      </w:r>
    </w:p>
    <w:p w14:paraId="2A952CFC" w14:textId="5F7A8589" w:rsidR="00521C02" w:rsidRDefault="00932726" w:rsidP="00E63BE7">
      <w:pPr>
        <w:pStyle w:val="ListParagraph"/>
        <w:numPr>
          <w:ilvl w:val="2"/>
          <w:numId w:val="6"/>
        </w:numPr>
      </w:pPr>
      <w:r>
        <w:t>If a</w:t>
      </w:r>
      <w:ins w:id="69" w:author="Erwin Dela Pena/eCom - Reverse /SEA/Professional/Samsung Electronics" w:date="2022-10-17T14:04:00Z">
        <w:r w:rsidR="002749F6">
          <w:t xml:space="preserve">n empty box or </w:t>
        </w:r>
      </w:ins>
      <w:del w:id="70" w:author="Erwin Dela Pena/eCom - Reverse /SEA/Professional/Samsung Electronics" w:date="2022-10-17T14:04:00Z">
        <w:r w:rsidDel="002749F6">
          <w:delText xml:space="preserve"> </w:delText>
        </w:r>
      </w:del>
      <w:r>
        <w:t xml:space="preserve">partial refusal has been identified, </w:t>
      </w:r>
      <w:r w:rsidRPr="00627F5D">
        <w:rPr>
          <w:b/>
        </w:rPr>
        <w:t>the 3PL will not process</w:t>
      </w:r>
      <w:r>
        <w:t xml:space="preserve">. </w:t>
      </w:r>
    </w:p>
    <w:p w14:paraId="4986C3EB" w14:textId="5552ED2B" w:rsidR="00521C02" w:rsidRDefault="00521C02" w:rsidP="00E63BE7">
      <w:pPr>
        <w:pStyle w:val="ListParagraph"/>
        <w:numPr>
          <w:ilvl w:val="2"/>
          <w:numId w:val="6"/>
        </w:numPr>
      </w:pPr>
      <w:r>
        <w:t xml:space="preserve">3PL logs the refusal onto the Exceptions Report as </w:t>
      </w:r>
      <w:r w:rsidR="00627F5D">
        <w:t xml:space="preserve">a </w:t>
      </w:r>
      <w:r w:rsidR="00932726">
        <w:t>partial refusal</w:t>
      </w:r>
      <w:ins w:id="71" w:author="Erwin Dela Pena/eCom - Reverse /SEA/Professional/Samsung Electronics" w:date="2022-10-17T14:04:00Z">
        <w:r w:rsidR="002749F6">
          <w:t xml:space="preserve"> or </w:t>
        </w:r>
      </w:ins>
      <w:ins w:id="72" w:author="Erwin Dela Pena/eCom - Reverse /SEA/Professional/Samsung Electronics" w:date="2022-10-17T14:05:00Z">
        <w:r w:rsidR="002749F6">
          <w:t>empty box</w:t>
        </w:r>
      </w:ins>
      <w:r w:rsidR="00932726">
        <w:t>.</w:t>
      </w:r>
    </w:p>
    <w:p w14:paraId="565B1452" w14:textId="2B2E54D9" w:rsidR="00521C02" w:rsidRDefault="00932726" w:rsidP="00932726">
      <w:pPr>
        <w:pStyle w:val="ListParagraph"/>
        <w:numPr>
          <w:ilvl w:val="2"/>
          <w:numId w:val="6"/>
        </w:numPr>
      </w:pPr>
      <w:r>
        <w:t xml:space="preserve">3PL provides the LPS </w:t>
      </w:r>
      <w:del w:id="73" w:author="CORP\e.delapena" w:date="2023-12-18T15:48:00Z">
        <w:r w:rsidDel="001830F8">
          <w:delText xml:space="preserve">returns manager </w:delText>
        </w:r>
      </w:del>
      <w:r>
        <w:t xml:space="preserve">with the refusal package. </w:t>
      </w:r>
    </w:p>
    <w:p w14:paraId="0827E163" w14:textId="183C8498" w:rsidR="00920966" w:rsidRDefault="00521C02" w:rsidP="00920966">
      <w:pPr>
        <w:pStyle w:val="ListParagraph"/>
        <w:numPr>
          <w:ilvl w:val="2"/>
          <w:numId w:val="6"/>
        </w:numPr>
      </w:pPr>
      <w:del w:id="74" w:author="CORP\e.delapena" w:date="2023-12-18T15:48:00Z">
        <w:r w:rsidRPr="00521C02" w:rsidDel="001830F8">
          <w:delText xml:space="preserve">The LPS returns manager </w:delText>
        </w:r>
      </w:del>
      <w:ins w:id="75" w:author="CORP\e.delapena" w:date="2023-12-18T15:48:00Z">
        <w:r w:rsidR="001830F8">
          <w:t xml:space="preserve">LPS </w:t>
        </w:r>
      </w:ins>
      <w:r w:rsidRPr="00521C02">
        <w:t xml:space="preserve">will provide photos and the report to the Claims team so a </w:t>
      </w:r>
      <w:r w:rsidRPr="00573730">
        <w:t>claim can be filed with FedEx.</w:t>
      </w:r>
    </w:p>
    <w:p w14:paraId="01D298B0" w14:textId="1FB33C47" w:rsidR="00573730" w:rsidRDefault="00573730" w:rsidP="00573730">
      <w:pPr>
        <w:pStyle w:val="ListParagraph"/>
        <w:numPr>
          <w:ilvl w:val="3"/>
          <w:numId w:val="6"/>
        </w:numPr>
      </w:pPr>
      <w:r>
        <w:t xml:space="preserve">Reference </w:t>
      </w:r>
      <w:r w:rsidRPr="00E73EED">
        <w:t xml:space="preserve">FedEx Refusals &amp; Tampered Box Claims </w:t>
      </w:r>
      <w:r>
        <w:t>SOP.</w:t>
      </w:r>
    </w:p>
    <w:p w14:paraId="25522214" w14:textId="3A44F0B1" w:rsidR="00521C02" w:rsidRPr="008E09EC" w:rsidRDefault="00920966" w:rsidP="00920966">
      <w:pPr>
        <w:pStyle w:val="ListParagraph"/>
        <w:numPr>
          <w:ilvl w:val="3"/>
          <w:numId w:val="6"/>
        </w:numPr>
      </w:pPr>
      <w:r>
        <w:t xml:space="preserve">Send to Claims team: </w:t>
      </w:r>
      <w:hyperlink r:id="rId18" w:history="1">
        <w:r w:rsidR="00521C02" w:rsidRPr="00C05F89">
          <w:rPr>
            <w:rStyle w:val="Hyperlink"/>
          </w:rPr>
          <w:t>IMAuditTeam@sea.samsung.com</w:t>
        </w:r>
      </w:hyperlink>
      <w:r w:rsidR="00521C02">
        <w:t xml:space="preserve"> </w:t>
      </w:r>
    </w:p>
    <w:p w14:paraId="30F8E10E" w14:textId="40F35C27" w:rsidR="00521C02" w:rsidRDefault="00521C02" w:rsidP="00E63BE7">
      <w:pPr>
        <w:pStyle w:val="ListParagraph"/>
        <w:numPr>
          <w:ilvl w:val="2"/>
          <w:numId w:val="6"/>
        </w:numPr>
      </w:pPr>
      <w:r>
        <w:lastRenderedPageBreak/>
        <w:t>Once the claim has been submitted, t</w:t>
      </w:r>
      <w:r w:rsidR="00E211C0">
        <w:t>he LPS returns manager will pass</w:t>
      </w:r>
      <w:r>
        <w:t xml:space="preserve"> the refusal to </w:t>
      </w:r>
      <w:r w:rsidR="00932726">
        <w:t xml:space="preserve">the </w:t>
      </w:r>
      <w:r>
        <w:t xml:space="preserve">3PL to </w:t>
      </w:r>
      <w:r w:rsidR="00932726">
        <w:t>p</w:t>
      </w:r>
      <w:r w:rsidR="00627F5D">
        <w:t>rocess a</w:t>
      </w:r>
      <w:ins w:id="76" w:author="Erwin Dela Pena/eCom - Reverse /SEA/Professional/Samsung Electronics" w:date="2022-10-17T14:05:00Z">
        <w:r w:rsidR="002749F6">
          <w:t>s a</w:t>
        </w:r>
      </w:ins>
      <w:r w:rsidR="00627F5D">
        <w:t>n</w:t>
      </w:r>
      <w:r w:rsidR="00932726">
        <w:t xml:space="preserve"> unsent </w:t>
      </w:r>
      <w:ins w:id="77" w:author="Erwin Dela Pena/eCom - Reverse /SEA/Professional/Samsung Electronics" w:date="2022-10-17T14:05:00Z">
        <w:r w:rsidR="002749F6">
          <w:t xml:space="preserve">or empty box </w:t>
        </w:r>
      </w:ins>
      <w:r w:rsidR="00932726">
        <w:t xml:space="preserve">for the missing items </w:t>
      </w:r>
      <w:del w:id="78" w:author="Erwin Dela Pena/eCom - Reverse /SEA/Professional/Samsung Electronics" w:date="2022-10-17T13:27:00Z">
        <w:r w:rsidR="00932726" w:rsidDel="005462CE">
          <w:delText xml:space="preserve">and </w:delText>
        </w:r>
        <w:r w:rsidR="00627F5D" w:rsidDel="005462CE">
          <w:delText xml:space="preserve"> process</w:delText>
        </w:r>
      </w:del>
      <w:del w:id="79" w:author="Erwin Dela Pena/eCom - Reverse /SEA/Professional/Samsung Electronics" w:date="2022-10-17T14:06:00Z">
        <w:r w:rsidR="00627F5D" w:rsidDel="002749F6">
          <w:delText xml:space="preserve"> </w:delText>
        </w:r>
      </w:del>
      <w:r w:rsidR="00627F5D">
        <w:t xml:space="preserve">and </w:t>
      </w:r>
      <w:r w:rsidR="004D082A">
        <w:t xml:space="preserve">put </w:t>
      </w:r>
      <w:r w:rsidR="008439FA">
        <w:t>away</w:t>
      </w:r>
      <w:r w:rsidR="00932726">
        <w:t xml:space="preserve"> items not missing</w:t>
      </w:r>
      <w:r w:rsidR="008439FA">
        <w:t xml:space="preserve"> in 3PL WMS.</w:t>
      </w:r>
    </w:p>
    <w:p w14:paraId="1E7E3A56" w14:textId="3D423961" w:rsidR="00E2777E" w:rsidRDefault="00E2777E" w:rsidP="00E63BE7">
      <w:pPr>
        <w:pStyle w:val="ListParagraph"/>
        <w:numPr>
          <w:ilvl w:val="2"/>
          <w:numId w:val="6"/>
        </w:numPr>
      </w:pPr>
      <w:r>
        <w:t xml:space="preserve">3PL will close out the refusal in the exception log by stating in the comments </w:t>
      </w:r>
      <w:r w:rsidR="00627F5D">
        <w:t xml:space="preserve">the close date. </w:t>
      </w:r>
    </w:p>
    <w:p w14:paraId="3AE08A5C" w14:textId="331F3E23" w:rsidR="008439FA" w:rsidRDefault="008439FA" w:rsidP="00E63BE7">
      <w:pPr>
        <w:pStyle w:val="ListParagraph"/>
        <w:numPr>
          <w:ilvl w:val="2"/>
          <w:numId w:val="6"/>
        </w:numPr>
      </w:pPr>
      <w:r>
        <w:t>3PL puts away refusal</w:t>
      </w:r>
      <w:r w:rsidR="0001075B">
        <w:t xml:space="preserve"> material</w:t>
      </w:r>
      <w:r>
        <w:t xml:space="preserve"> on warehouse floor.</w:t>
      </w:r>
    </w:p>
    <w:p w14:paraId="509F82FB" w14:textId="5809F89E" w:rsidR="009B3358" w:rsidRDefault="009B3358" w:rsidP="009B3358">
      <w:pPr>
        <w:pStyle w:val="ListParagraph"/>
        <w:numPr>
          <w:ilvl w:val="1"/>
          <w:numId w:val="6"/>
        </w:numPr>
      </w:pPr>
      <w:r>
        <w:t>Partial Refusal SIM card processing:</w:t>
      </w:r>
    </w:p>
    <w:p w14:paraId="20D07356" w14:textId="5D5B88D0" w:rsidR="009B3358" w:rsidRDefault="009B3358" w:rsidP="009B3358">
      <w:pPr>
        <w:pStyle w:val="ListParagraph"/>
        <w:numPr>
          <w:ilvl w:val="2"/>
          <w:numId w:val="6"/>
        </w:numPr>
      </w:pPr>
      <w:r>
        <w:t xml:space="preserve">For all partial refusals where a SIM card is part of the return, validate that the SIM card in the box. </w:t>
      </w:r>
    </w:p>
    <w:p w14:paraId="1B9C70C7" w14:textId="4FA56F19" w:rsidR="009B3358" w:rsidRDefault="009B3358" w:rsidP="009B3358">
      <w:pPr>
        <w:pStyle w:val="ListParagraph"/>
        <w:numPr>
          <w:ilvl w:val="2"/>
          <w:numId w:val="6"/>
        </w:numPr>
      </w:pPr>
      <w:r>
        <w:t>If more than just the SIM card is missing, STOP and hand the partial refusal to the LPS team so a claim can be filed per the directions in section 2.</w:t>
      </w:r>
    </w:p>
    <w:p w14:paraId="18A3FD3B" w14:textId="42720273" w:rsidR="009B3358" w:rsidRDefault="009B3358" w:rsidP="009B3358">
      <w:pPr>
        <w:pStyle w:val="ListParagraph"/>
        <w:numPr>
          <w:ilvl w:val="2"/>
          <w:numId w:val="6"/>
        </w:numPr>
      </w:pPr>
      <w:r>
        <w:t xml:space="preserve">If it is verified that the SIM is the only item missing, do not process as an unsent but process as a normal return. </w:t>
      </w:r>
    </w:p>
    <w:p w14:paraId="26889E1E" w14:textId="77777777" w:rsidR="009B3358" w:rsidRDefault="009B3358" w:rsidP="009B3358">
      <w:pPr>
        <w:pStyle w:val="ListParagraph"/>
        <w:numPr>
          <w:ilvl w:val="2"/>
          <w:numId w:val="6"/>
        </w:numPr>
      </w:pPr>
      <w:r>
        <w:t xml:space="preserve">During processing the missing SIM card will need to be moved to the SIMVECO bin which is a virtual bin. </w:t>
      </w:r>
    </w:p>
    <w:p w14:paraId="3482F224" w14:textId="77777777" w:rsidR="009B3358" w:rsidRDefault="009B3358" w:rsidP="009B3358">
      <w:pPr>
        <w:pStyle w:val="ListParagraph"/>
        <w:numPr>
          <w:ilvl w:val="2"/>
          <w:numId w:val="6"/>
        </w:numPr>
      </w:pPr>
      <w:r>
        <w:t>All item from that refusal processing can be put away as normal.</w:t>
      </w:r>
    </w:p>
    <w:p w14:paraId="2AD4E054" w14:textId="72F54A4A" w:rsidR="009B3358" w:rsidRPr="000B7268" w:rsidRDefault="009B3358" w:rsidP="009B3358">
      <w:pPr>
        <w:pStyle w:val="ListParagraph"/>
        <w:numPr>
          <w:ilvl w:val="2"/>
          <w:numId w:val="6"/>
        </w:numPr>
      </w:pPr>
      <w:r>
        <w:lastRenderedPageBreak/>
        <w:t xml:space="preserve">Inventory control will review the SIM bin and make adjustments as needed.  </w:t>
      </w:r>
    </w:p>
    <w:p w14:paraId="40AF4103" w14:textId="37470663" w:rsidR="002C1787" w:rsidRDefault="002F3D22" w:rsidP="002F3D22">
      <w:pPr>
        <w:pStyle w:val="ListParagraph"/>
        <w:numPr>
          <w:ilvl w:val="1"/>
          <w:numId w:val="6"/>
        </w:numPr>
      </w:pPr>
      <w:proofErr w:type="spellStart"/>
      <w:r>
        <w:t>Misshipment</w:t>
      </w:r>
      <w:proofErr w:type="spellEnd"/>
      <w:r>
        <w:t xml:space="preserve"> (Reference </w:t>
      </w:r>
      <w:hyperlink r:id="rId19" w:history="1">
        <w:proofErr w:type="spellStart"/>
        <w:r w:rsidRPr="00AE005E">
          <w:rPr>
            <w:rStyle w:val="Hyperlink"/>
            <w:b/>
          </w:rPr>
          <w:t>Misshipment</w:t>
        </w:r>
        <w:proofErr w:type="spellEnd"/>
      </w:hyperlink>
      <w:r>
        <w:rPr>
          <w:b/>
          <w:color w:val="244061" w:themeColor="accent1" w:themeShade="80"/>
        </w:rPr>
        <w:t xml:space="preserve"> </w:t>
      </w:r>
      <w:r w:rsidRPr="002F3D22">
        <w:t>SOP for detailed processing.)</w:t>
      </w:r>
    </w:p>
    <w:p w14:paraId="723D28B1" w14:textId="517F1E5F" w:rsidR="009E36C2" w:rsidRDefault="00D35AFC" w:rsidP="00277C10">
      <w:pPr>
        <w:pStyle w:val="ListParagraph"/>
        <w:numPr>
          <w:ilvl w:val="2"/>
          <w:numId w:val="6"/>
        </w:numPr>
      </w:pPr>
      <w:r>
        <w:t>3PL</w:t>
      </w:r>
      <w:r w:rsidR="00170E08" w:rsidRPr="00D817E1">
        <w:t xml:space="preserve"> compares</w:t>
      </w:r>
      <w:r w:rsidR="00170E08">
        <w:t xml:space="preserve"> the</w:t>
      </w:r>
      <w:r w:rsidR="00170E08" w:rsidRPr="00D817E1">
        <w:t xml:space="preserve"> </w:t>
      </w:r>
      <w:r w:rsidR="00B33E57" w:rsidRPr="00B33E57">
        <w:t>RMA packing list</w:t>
      </w:r>
      <w:r w:rsidR="00170E08" w:rsidRPr="00D817E1">
        <w:t xml:space="preserve"> to </w:t>
      </w:r>
      <w:r w:rsidR="00170E08">
        <w:t xml:space="preserve">the </w:t>
      </w:r>
      <w:r w:rsidR="009E36C2">
        <w:t>product</w:t>
      </w:r>
      <w:r w:rsidR="00B33E57">
        <w:t xml:space="preserve"> </w:t>
      </w:r>
      <w:r w:rsidR="009E36C2">
        <w:t>in the box.</w:t>
      </w:r>
    </w:p>
    <w:p w14:paraId="322D093B" w14:textId="6E6EC43B" w:rsidR="00170E08" w:rsidRPr="00D817E1" w:rsidRDefault="009E36C2" w:rsidP="00277C10">
      <w:pPr>
        <w:pStyle w:val="ListParagraph"/>
        <w:numPr>
          <w:ilvl w:val="2"/>
          <w:numId w:val="6"/>
        </w:numPr>
      </w:pPr>
      <w:r>
        <w:t>3PL validates</w:t>
      </w:r>
      <w:r w:rsidR="00170E08" w:rsidRPr="00D817E1">
        <w:t xml:space="preserve"> </w:t>
      </w:r>
      <w:r w:rsidR="00170E08">
        <w:t xml:space="preserve">the </w:t>
      </w:r>
      <w:r w:rsidR="00936F55">
        <w:t xml:space="preserve">SKU and IMEI </w:t>
      </w:r>
      <w:r w:rsidR="00E901E1">
        <w:t>or S/N as required.</w:t>
      </w:r>
    </w:p>
    <w:p w14:paraId="04C7FA06" w14:textId="2B000491" w:rsidR="00170E08" w:rsidRPr="002127CB" w:rsidRDefault="00170E08" w:rsidP="00277C10">
      <w:pPr>
        <w:pStyle w:val="ListParagraph"/>
        <w:numPr>
          <w:ilvl w:val="2"/>
          <w:numId w:val="6"/>
        </w:numPr>
      </w:pPr>
      <w:r w:rsidRPr="002127CB">
        <w:t>If the RMA</w:t>
      </w:r>
      <w:r w:rsidR="00776F85">
        <w:t xml:space="preserve"> packing list</w:t>
      </w:r>
      <w:r w:rsidRPr="002127CB">
        <w:t xml:space="preserve"> and the received product do not match, </w:t>
      </w:r>
      <w:r w:rsidR="002127CB" w:rsidRPr="002127CB">
        <w:t>3PL</w:t>
      </w:r>
      <w:r w:rsidRPr="002127CB">
        <w:t xml:space="preserve"> researches if the product received is on another RMA.</w:t>
      </w:r>
    </w:p>
    <w:p w14:paraId="06CF66A4" w14:textId="7261BC22" w:rsidR="00170E08" w:rsidRPr="002127CB" w:rsidRDefault="00170E08" w:rsidP="00277C10">
      <w:pPr>
        <w:pStyle w:val="ListParagraph"/>
        <w:numPr>
          <w:ilvl w:val="3"/>
          <w:numId w:val="6"/>
        </w:numPr>
      </w:pPr>
      <w:r w:rsidRPr="002127CB">
        <w:t>If the return is on another RM</w:t>
      </w:r>
      <w:r w:rsidR="00606AA8">
        <w:t>A, 3PL closes out that</w:t>
      </w:r>
      <w:r w:rsidR="002127CB" w:rsidRPr="002127CB">
        <w:t xml:space="preserve"> RMA.</w:t>
      </w:r>
    </w:p>
    <w:p w14:paraId="5DA1465E" w14:textId="133CA0CD" w:rsidR="00170E08" w:rsidRPr="00776F85" w:rsidRDefault="00170E08" w:rsidP="00277C10">
      <w:pPr>
        <w:pStyle w:val="ListParagraph"/>
        <w:numPr>
          <w:ilvl w:val="3"/>
          <w:numId w:val="6"/>
        </w:numPr>
      </w:pPr>
      <w:r w:rsidRPr="00776F85">
        <w:t xml:space="preserve">If the return is </w:t>
      </w:r>
      <w:r w:rsidR="001B2DC9">
        <w:t>not found</w:t>
      </w:r>
      <w:r w:rsidR="002127CB" w:rsidRPr="00776F85">
        <w:t xml:space="preserve"> on another RMA,</w:t>
      </w:r>
      <w:r w:rsidR="002F31D8">
        <w:t xml:space="preserve"> 3PL closes out original</w:t>
      </w:r>
      <w:r w:rsidR="00776F85" w:rsidRPr="00776F85">
        <w:t xml:space="preserve"> RMA</w:t>
      </w:r>
      <w:r w:rsidR="002F31D8">
        <w:t xml:space="preserve"> (on product in box).</w:t>
      </w:r>
    </w:p>
    <w:p w14:paraId="337A3C6E" w14:textId="21D73E9F" w:rsidR="00776F85" w:rsidRPr="00776F85" w:rsidRDefault="002F31D8" w:rsidP="00776F85">
      <w:pPr>
        <w:pStyle w:val="ListParagraph"/>
        <w:numPr>
          <w:ilvl w:val="4"/>
          <w:numId w:val="6"/>
        </w:numPr>
      </w:pPr>
      <w:r>
        <w:t>3PL receives the</w:t>
      </w:r>
      <w:r w:rsidR="00776F85" w:rsidRPr="00776F85">
        <w:t xml:space="preserve"> RMA as is.</w:t>
      </w:r>
    </w:p>
    <w:p w14:paraId="7AF120F6" w14:textId="55C5C96D" w:rsidR="00776F85" w:rsidRPr="00776F85" w:rsidRDefault="00776F85" w:rsidP="00776F85">
      <w:pPr>
        <w:pStyle w:val="ListParagraph"/>
        <w:numPr>
          <w:ilvl w:val="4"/>
          <w:numId w:val="6"/>
        </w:numPr>
      </w:pPr>
      <w:r w:rsidRPr="00776F85">
        <w:t>3PL puts away received p</w:t>
      </w:r>
      <w:r w:rsidR="00900BA2">
        <w:t xml:space="preserve">roduct in </w:t>
      </w:r>
      <w:proofErr w:type="spellStart"/>
      <w:r w:rsidR="00900BA2">
        <w:t>Misship</w:t>
      </w:r>
      <w:r w:rsidR="00D04E15">
        <w:t>ment</w:t>
      </w:r>
      <w:proofErr w:type="spellEnd"/>
      <w:r w:rsidR="00900BA2">
        <w:t xml:space="preserve"> bin location o</w:t>
      </w:r>
      <w:r w:rsidRPr="00776F85">
        <w:t>n warehouse floor.</w:t>
      </w:r>
    </w:p>
    <w:p w14:paraId="22462594" w14:textId="734F4854" w:rsidR="00D35AFC" w:rsidRPr="00D35AFC" w:rsidRDefault="002127CB" w:rsidP="00277C10">
      <w:pPr>
        <w:pStyle w:val="ListParagraph"/>
        <w:numPr>
          <w:ilvl w:val="2"/>
          <w:numId w:val="6"/>
        </w:numPr>
      </w:pPr>
      <w:r>
        <w:t xml:space="preserve">3PL </w:t>
      </w:r>
      <w:r w:rsidR="00B33E57">
        <w:t>labels the closed RMA</w:t>
      </w:r>
      <w:r>
        <w:t xml:space="preserve"> </w:t>
      </w:r>
      <w:r w:rsidR="00B33E57">
        <w:t>as</w:t>
      </w:r>
      <w:r w:rsidR="00D35AFC" w:rsidRPr="00D35AFC">
        <w:t xml:space="preserve"> </w:t>
      </w:r>
      <w:r w:rsidR="00430746">
        <w:t>‘</w:t>
      </w:r>
      <w:proofErr w:type="spellStart"/>
      <w:r>
        <w:t>M</w:t>
      </w:r>
      <w:r w:rsidR="00D35AFC" w:rsidRPr="00D35AFC">
        <w:t>isship</w:t>
      </w:r>
      <w:r w:rsidR="00D04E15">
        <w:t>ment</w:t>
      </w:r>
      <w:proofErr w:type="spellEnd"/>
      <w:r w:rsidR="00430746">
        <w:t>’</w:t>
      </w:r>
      <w:r>
        <w:t xml:space="preserve"> on the</w:t>
      </w:r>
      <w:r w:rsidR="00D35AFC" w:rsidRPr="00D35AFC">
        <w:t xml:space="preserve"> Exceptions Report. </w:t>
      </w:r>
    </w:p>
    <w:p w14:paraId="0F15651C" w14:textId="2EE65922" w:rsidR="00170E08" w:rsidRDefault="00170E08" w:rsidP="00277C10">
      <w:pPr>
        <w:pStyle w:val="ListParagraph"/>
        <w:numPr>
          <w:ilvl w:val="2"/>
          <w:numId w:val="6"/>
        </w:numPr>
      </w:pPr>
      <w:r>
        <w:lastRenderedPageBreak/>
        <w:t xml:space="preserve">The </w:t>
      </w:r>
      <w:r w:rsidRPr="00A071CC">
        <w:t>LPS Inventory team</w:t>
      </w:r>
      <w:r w:rsidR="00B33E57">
        <w:t xml:space="preserve"> reviews the </w:t>
      </w:r>
      <w:proofErr w:type="spellStart"/>
      <w:r w:rsidR="00B33E57">
        <w:t>M</w:t>
      </w:r>
      <w:r w:rsidR="00D04E15">
        <w:t>isshipment</w:t>
      </w:r>
      <w:proofErr w:type="spellEnd"/>
      <w:r w:rsidR="00D35AFC">
        <w:t xml:space="preserve"> on the Exceptions Repor</w:t>
      </w:r>
      <w:r>
        <w:t>t.</w:t>
      </w:r>
    </w:p>
    <w:p w14:paraId="42D4984C" w14:textId="6BA9A15A" w:rsidR="00170E08" w:rsidRPr="00D817E1" w:rsidRDefault="003623A7" w:rsidP="00277C10">
      <w:pPr>
        <w:pStyle w:val="ListParagraph"/>
        <w:numPr>
          <w:ilvl w:val="2"/>
          <w:numId w:val="6"/>
        </w:numPr>
      </w:pPr>
      <w:r>
        <w:t xml:space="preserve">The </w:t>
      </w:r>
      <w:r w:rsidR="00D35AFC">
        <w:t>LPS</w:t>
      </w:r>
      <w:r w:rsidR="00E07565">
        <w:t xml:space="preserve"> Inventory</w:t>
      </w:r>
      <w:r>
        <w:t xml:space="preserve"> team</w:t>
      </w:r>
      <w:r w:rsidR="00170E08" w:rsidRPr="00D817E1">
        <w:t xml:space="preserve"> creates a PUMI </w:t>
      </w:r>
      <w:r w:rsidR="00A536D4">
        <w:t xml:space="preserve">(approval request) </w:t>
      </w:r>
      <w:r w:rsidR="00170E08" w:rsidRPr="00D817E1">
        <w:t>to ad</w:t>
      </w:r>
      <w:r w:rsidR="00B33E57">
        <w:t xml:space="preserve">just </w:t>
      </w:r>
      <w:proofErr w:type="spellStart"/>
      <w:r w:rsidR="00B33E57">
        <w:t>M</w:t>
      </w:r>
      <w:r w:rsidR="00170E08" w:rsidRPr="00D817E1">
        <w:t>isship</w:t>
      </w:r>
      <w:r w:rsidR="002B2E25">
        <w:t>ment</w:t>
      </w:r>
      <w:r w:rsidR="00170E08" w:rsidRPr="00D817E1">
        <w:t>s</w:t>
      </w:r>
      <w:proofErr w:type="spellEnd"/>
      <w:r w:rsidR="00170E08" w:rsidRPr="00D817E1">
        <w:t xml:space="preserve"> as required.</w:t>
      </w:r>
    </w:p>
    <w:p w14:paraId="70E36D21" w14:textId="063A87E6" w:rsidR="00170E08" w:rsidRPr="00581CF0" w:rsidRDefault="00D35AFC" w:rsidP="00277C10">
      <w:pPr>
        <w:pStyle w:val="ListParagraph"/>
        <w:numPr>
          <w:ilvl w:val="2"/>
          <w:numId w:val="6"/>
        </w:numPr>
      </w:pPr>
      <w:r>
        <w:t>Once the PUMI has been approved, 3PL</w:t>
      </w:r>
      <w:r w:rsidR="00170E08">
        <w:t xml:space="preserve"> is notified to</w:t>
      </w:r>
      <w:r w:rsidR="00170E08" w:rsidRPr="00581CF0">
        <w:t xml:space="preserve"> put away</w:t>
      </w:r>
      <w:r w:rsidR="00170E08">
        <w:t xml:space="preserve"> the item.</w:t>
      </w:r>
    </w:p>
    <w:p w14:paraId="1EF4304E" w14:textId="3D02EFC5" w:rsidR="00170E08" w:rsidRDefault="00170E08" w:rsidP="00277C10">
      <w:pPr>
        <w:pStyle w:val="ListParagraph"/>
        <w:numPr>
          <w:ilvl w:val="2"/>
          <w:numId w:val="6"/>
        </w:numPr>
      </w:pPr>
      <w:r>
        <w:t>The i</w:t>
      </w:r>
      <w:r w:rsidRPr="00581CF0">
        <w:t>tem is closed</w:t>
      </w:r>
      <w:r>
        <w:t xml:space="preserve"> out</w:t>
      </w:r>
      <w:r w:rsidRPr="00581CF0">
        <w:t xml:space="preserve"> on </w:t>
      </w:r>
      <w:r w:rsidR="00D35AFC">
        <w:t xml:space="preserve">the Exceptions Report. </w:t>
      </w:r>
    </w:p>
    <w:p w14:paraId="34B5400B" w14:textId="33C43430" w:rsidR="00D35AFC" w:rsidRDefault="00D35AFC" w:rsidP="00277C10">
      <w:pPr>
        <w:pStyle w:val="ListParagraph"/>
        <w:numPr>
          <w:ilvl w:val="2"/>
          <w:numId w:val="6"/>
        </w:numPr>
      </w:pPr>
      <w:r>
        <w:t xml:space="preserve">3PL closes out the exception in </w:t>
      </w:r>
      <w:r w:rsidR="00B33E57">
        <w:t xml:space="preserve">3PL WMS </w:t>
      </w:r>
      <w:r>
        <w:t xml:space="preserve">as a </w:t>
      </w:r>
      <w:proofErr w:type="spellStart"/>
      <w:r w:rsidR="00B33E57">
        <w:t>M</w:t>
      </w:r>
      <w:r>
        <w:t>isship</w:t>
      </w:r>
      <w:r w:rsidR="002B2E25">
        <w:t>ment</w:t>
      </w:r>
      <w:proofErr w:type="spellEnd"/>
      <w:r>
        <w:t xml:space="preserve"> at EOD.</w:t>
      </w:r>
    </w:p>
    <w:p w14:paraId="503C27D1" w14:textId="77777777" w:rsidR="00B63F9F" w:rsidRPr="00B4740C" w:rsidRDefault="00B63F9F" w:rsidP="00277C10">
      <w:pPr>
        <w:pStyle w:val="ListParagraph"/>
        <w:numPr>
          <w:ilvl w:val="0"/>
          <w:numId w:val="6"/>
        </w:numPr>
      </w:pPr>
      <w:r w:rsidRPr="00B4740C">
        <w:t>RMA Exceptions</w:t>
      </w:r>
    </w:p>
    <w:p w14:paraId="0BA82FE9" w14:textId="4E044422" w:rsidR="00F7145E" w:rsidRDefault="00870BE1" w:rsidP="00F7145E">
      <w:pPr>
        <w:pStyle w:val="ListParagraph"/>
        <w:numPr>
          <w:ilvl w:val="1"/>
          <w:numId w:val="6"/>
        </w:numPr>
      </w:pPr>
      <w:r w:rsidRPr="00B4740C">
        <w:t>Not on RMA</w:t>
      </w:r>
      <w:r w:rsidR="00C90313" w:rsidRPr="00B4740C">
        <w:t>: P</w:t>
      </w:r>
      <w:r w:rsidR="00947CC8" w:rsidRPr="00B4740C">
        <w:t xml:space="preserve">roduct is returned but </w:t>
      </w:r>
      <w:r w:rsidR="00C90313" w:rsidRPr="00B4740C">
        <w:t xml:space="preserve">is </w:t>
      </w:r>
      <w:r w:rsidR="00947CC8" w:rsidRPr="00B4740C">
        <w:t>not on the RMA</w:t>
      </w:r>
      <w:r w:rsidR="00C90313" w:rsidRPr="00B4740C">
        <w:t>.</w:t>
      </w:r>
    </w:p>
    <w:p w14:paraId="1B8023D5" w14:textId="318C3703" w:rsidR="00061F3F" w:rsidRDefault="00061F3F" w:rsidP="00061F3F">
      <w:pPr>
        <w:pStyle w:val="ListParagraph"/>
        <w:numPr>
          <w:ilvl w:val="2"/>
          <w:numId w:val="6"/>
        </w:num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C5D4416" wp14:editId="5CD306BF">
                <wp:simplePos x="0" y="0"/>
                <wp:positionH relativeFrom="margin">
                  <wp:align>center</wp:align>
                </wp:positionH>
                <wp:positionV relativeFrom="paragraph">
                  <wp:posOffset>1784985</wp:posOffset>
                </wp:positionV>
                <wp:extent cx="3530600" cy="635"/>
                <wp:effectExtent l="0" t="0" r="0" b="0"/>
                <wp:wrapTopAndBottom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0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240172A" w14:textId="7DB38ED7" w:rsidR="00F7145E" w:rsidRPr="00F7145E" w:rsidRDefault="00F7145E" w:rsidP="00F7145E">
                            <w:pPr>
                              <w:pStyle w:val="Caption"/>
                              <w:rPr>
                                <w:noProof/>
                                <w:color w:val="auto"/>
                              </w:rPr>
                            </w:pPr>
                            <w:r w:rsidRPr="00F7145E">
                              <w:rPr>
                                <w:color w:val="auto"/>
                              </w:rPr>
                              <w:t>RMA packing list can be found inside of package.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5D4416" id="Text Box 4" o:spid="_x0000_s1029" type="#_x0000_t202" style="position:absolute;left:0;text-align:left;margin-left:0;margin-top:140.55pt;width:278pt;height:.05pt;z-index:2516910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" stroked="f">
                <v:textbox style="mso-fit-shape-to-text:t" inset="0,0,0,0">
                  <w:txbxContent>
                    <w:p w14:paraId="4240172A" w14:textId="7DB38ED7" w:rsidR="00F7145E" w:rsidRPr="00F7145E" w:rsidRDefault="00F7145E" w:rsidP="00F7145E">
                      <w:pPr>
                        <w:pStyle w:val="Caption"/>
                        <w:rPr>
                          <w:noProof/>
                          <w:color w:val="auto"/>
                        </w:rPr>
                      </w:pPr>
                      <w:r w:rsidRPr="00F7145E">
                        <w:rPr>
                          <w:color w:val="auto"/>
                        </w:rPr>
                        <w:t>RMA packing list can be found inside of package.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  <w:lang w:eastAsia="en-US"/>
        </w:rPr>
        <w:drawing>
          <wp:anchor distT="0" distB="0" distL="114300" distR="114300" simplePos="0" relativeHeight="251688960" behindDoc="0" locked="0" layoutInCell="1" allowOverlap="1" wp14:anchorId="0E0A3FB2" wp14:editId="6BADECBF">
            <wp:simplePos x="0" y="0"/>
            <wp:positionH relativeFrom="margin">
              <wp:align>center</wp:align>
            </wp:positionH>
            <wp:positionV relativeFrom="paragraph">
              <wp:posOffset>335225</wp:posOffset>
            </wp:positionV>
            <wp:extent cx="3530600" cy="1413510"/>
            <wp:effectExtent l="0" t="0" r="0" b="0"/>
            <wp:wrapTopAndBottom/>
            <wp:docPr id="3" name="EP_Trade In_Slip_Snip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EP_Trade In_Slip_Snip.jpg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21" t="28029" r="29624" b="36582"/>
                    <a:stretch/>
                  </pic:blipFill>
                  <pic:spPr bwMode="auto">
                    <a:xfrm>
                      <a:off x="0" y="0"/>
                      <a:ext cx="3530600" cy="1413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36C2">
        <w:t>3PL</w:t>
      </w:r>
      <w:r w:rsidR="00E22DD4" w:rsidRPr="00DE0668">
        <w:t xml:space="preserve"> compares </w:t>
      </w:r>
      <w:r w:rsidR="00C90313">
        <w:t xml:space="preserve">the </w:t>
      </w:r>
      <w:r w:rsidR="00C90313" w:rsidRPr="00B33E57">
        <w:t xml:space="preserve">RMA </w:t>
      </w:r>
      <w:r w:rsidR="00B33E57" w:rsidRPr="00B33E57">
        <w:t xml:space="preserve">packing list </w:t>
      </w:r>
      <w:r w:rsidR="00E22DD4" w:rsidRPr="00DE0668">
        <w:t xml:space="preserve">to </w:t>
      </w:r>
      <w:r w:rsidR="00C90313">
        <w:t xml:space="preserve">the </w:t>
      </w:r>
      <w:r w:rsidR="00E22DD4" w:rsidRPr="00DE0668">
        <w:t xml:space="preserve">product in </w:t>
      </w:r>
      <w:r w:rsidR="00C90313">
        <w:t xml:space="preserve">the </w:t>
      </w:r>
      <w:r w:rsidR="009E36C2">
        <w:t>box.</w:t>
      </w:r>
    </w:p>
    <w:p w14:paraId="7814CF2F" w14:textId="618FFDBA" w:rsidR="00E22DD4" w:rsidRPr="00DE0668" w:rsidRDefault="009E36C2" w:rsidP="00277C10">
      <w:pPr>
        <w:pStyle w:val="ListParagraph"/>
        <w:numPr>
          <w:ilvl w:val="2"/>
          <w:numId w:val="6"/>
        </w:numPr>
      </w:pPr>
      <w:r>
        <w:t>3PL validates</w:t>
      </w:r>
      <w:r w:rsidR="00C90313">
        <w:t xml:space="preserve"> the</w:t>
      </w:r>
      <w:r w:rsidR="00D75FCF">
        <w:t xml:space="preserve"> SKU and</w:t>
      </w:r>
      <w:r w:rsidR="00E123EF">
        <w:t xml:space="preserve"> </w:t>
      </w:r>
      <w:r w:rsidR="00E22DD4" w:rsidRPr="00DE0668">
        <w:t>IMEI</w:t>
      </w:r>
      <w:r w:rsidR="00D75FCF">
        <w:t xml:space="preserve"> or</w:t>
      </w:r>
      <w:r w:rsidR="00E123EF">
        <w:t xml:space="preserve"> S/N</w:t>
      </w:r>
      <w:r w:rsidR="00E22DD4" w:rsidRPr="00DE0668">
        <w:t xml:space="preserve"> as required</w:t>
      </w:r>
      <w:r w:rsidR="00C90313">
        <w:t>.</w:t>
      </w:r>
    </w:p>
    <w:p w14:paraId="041D5AA8" w14:textId="04374176" w:rsidR="00E22DD4" w:rsidRDefault="00E22DD4" w:rsidP="00277C10">
      <w:pPr>
        <w:pStyle w:val="ListParagraph"/>
        <w:numPr>
          <w:ilvl w:val="2"/>
          <w:numId w:val="6"/>
        </w:numPr>
      </w:pPr>
      <w:r>
        <w:lastRenderedPageBreak/>
        <w:t xml:space="preserve">If </w:t>
      </w:r>
      <w:r w:rsidR="00C90313">
        <w:t xml:space="preserve">the </w:t>
      </w:r>
      <w:r>
        <w:t xml:space="preserve">RMA </w:t>
      </w:r>
      <w:r w:rsidR="00B33E57">
        <w:t>packing list</w:t>
      </w:r>
      <w:r>
        <w:t xml:space="preserve"> and</w:t>
      </w:r>
      <w:r w:rsidR="00C90313">
        <w:t xml:space="preserve"> the</w:t>
      </w:r>
      <w:r>
        <w:t xml:space="preserve"> product received do not match, </w:t>
      </w:r>
      <w:r w:rsidR="009E36C2">
        <w:t>3PL</w:t>
      </w:r>
      <w:r>
        <w:t xml:space="preserve"> researches if </w:t>
      </w:r>
      <w:r w:rsidR="00C90313">
        <w:t>the</w:t>
      </w:r>
      <w:r>
        <w:t xml:space="preserve"> received</w:t>
      </w:r>
      <w:r w:rsidR="00C90313">
        <w:t xml:space="preserve"> product </w:t>
      </w:r>
      <w:r>
        <w:t>is on another RMA for the same customer</w:t>
      </w:r>
      <w:r w:rsidR="00C90313">
        <w:t>.</w:t>
      </w:r>
    </w:p>
    <w:p w14:paraId="23DDF75F" w14:textId="4CAF7DAE" w:rsidR="00E22DD4" w:rsidRDefault="00E22DD4" w:rsidP="00277C10">
      <w:pPr>
        <w:pStyle w:val="ListParagraph"/>
        <w:numPr>
          <w:ilvl w:val="3"/>
          <w:numId w:val="6"/>
        </w:numPr>
      </w:pPr>
      <w:r>
        <w:t>If</w:t>
      </w:r>
      <w:r w:rsidR="000541E0">
        <w:t xml:space="preserve"> the</w:t>
      </w:r>
      <w:r>
        <w:t xml:space="preserve"> product is on another RMA,</w:t>
      </w:r>
      <w:r w:rsidR="00C65F6B">
        <w:t xml:space="preserve"> process </w:t>
      </w:r>
      <w:r w:rsidR="000541E0">
        <w:t xml:space="preserve">the </w:t>
      </w:r>
      <w:r w:rsidR="00C65F6B">
        <w:t>product under</w:t>
      </w:r>
      <w:r w:rsidR="000541E0">
        <w:t xml:space="preserve"> the</w:t>
      </w:r>
      <w:r w:rsidR="00C65F6B">
        <w:t xml:space="preserve"> correct RMA</w:t>
      </w:r>
      <w:r w:rsidR="000541E0">
        <w:t>.</w:t>
      </w:r>
    </w:p>
    <w:p w14:paraId="189F3D7E" w14:textId="7812BA09" w:rsidR="00C65F6B" w:rsidRPr="002127CB" w:rsidRDefault="00E22DD4" w:rsidP="00277C10">
      <w:pPr>
        <w:pStyle w:val="ListParagraph"/>
        <w:numPr>
          <w:ilvl w:val="3"/>
          <w:numId w:val="6"/>
        </w:numPr>
      </w:pPr>
      <w:r w:rsidRPr="002127CB">
        <w:t xml:space="preserve">If the product is not on another RMA, </w:t>
      </w:r>
      <w:r w:rsidR="002127CB" w:rsidRPr="002127CB">
        <w:t>3PL</w:t>
      </w:r>
      <w:r w:rsidRPr="002127CB">
        <w:t xml:space="preserve"> validates if </w:t>
      </w:r>
      <w:r w:rsidR="000541E0" w:rsidRPr="002127CB">
        <w:t xml:space="preserve">the </w:t>
      </w:r>
      <w:r w:rsidRPr="002127CB">
        <w:t xml:space="preserve">SKU and IMEI </w:t>
      </w:r>
      <w:r w:rsidR="002127CB" w:rsidRPr="002127CB">
        <w:t>have been</w:t>
      </w:r>
      <w:r w:rsidRPr="002127CB">
        <w:t xml:space="preserve"> part of inventory</w:t>
      </w:r>
      <w:r w:rsidR="000541E0" w:rsidRPr="002127CB">
        <w:t>.</w:t>
      </w:r>
    </w:p>
    <w:p w14:paraId="587CEA8F" w14:textId="77777777" w:rsidR="002F31D8" w:rsidRDefault="002E47F6" w:rsidP="002F31D8">
      <w:pPr>
        <w:pStyle w:val="ListParagraph"/>
        <w:numPr>
          <w:ilvl w:val="4"/>
          <w:numId w:val="6"/>
        </w:numPr>
      </w:pPr>
      <w:r>
        <w:t xml:space="preserve">If the SKU and IMEI have not been part of </w:t>
      </w:r>
      <w:proofErr w:type="spellStart"/>
      <w:r>
        <w:t>eCo</w:t>
      </w:r>
      <w:r w:rsidR="002F31D8">
        <w:t>mm</w:t>
      </w:r>
      <w:proofErr w:type="spellEnd"/>
      <w:r w:rsidR="002F31D8">
        <w:t xml:space="preserve"> inventory</w:t>
      </w:r>
    </w:p>
    <w:p w14:paraId="53E783DD" w14:textId="6D6C5603" w:rsidR="002F31D8" w:rsidRDefault="002E47F6" w:rsidP="002F31D8">
      <w:pPr>
        <w:pStyle w:val="ListParagraph"/>
        <w:numPr>
          <w:ilvl w:val="5"/>
          <w:numId w:val="6"/>
        </w:numPr>
      </w:pPr>
      <w:r>
        <w:t>3PL logs onto the Exce</w:t>
      </w:r>
      <w:r w:rsidR="002F31D8">
        <w:t>ptions Report as ‘Not Our Item’.</w:t>
      </w:r>
    </w:p>
    <w:p w14:paraId="73272416" w14:textId="21EBC5F5" w:rsidR="002F31D8" w:rsidRDefault="002F31D8" w:rsidP="002F31D8">
      <w:pPr>
        <w:pStyle w:val="ListParagraph"/>
        <w:numPr>
          <w:ilvl w:val="5"/>
          <w:numId w:val="6"/>
        </w:numPr>
        <w:rPr>
          <w:ins w:id="80" w:author="Erwin Dela Pena/eCom - Reverse /SEA/Professional/Samsung Electronics" w:date="2022-10-17T14:16:00Z"/>
        </w:rPr>
      </w:pPr>
      <w:r>
        <w:t>The product is passed to LPS and is RTC (Returned to Customer).</w:t>
      </w:r>
    </w:p>
    <w:p w14:paraId="6D1616AD" w14:textId="451539BD" w:rsidR="008E3F4E" w:rsidRDefault="008E3F4E" w:rsidP="002F31D8">
      <w:pPr>
        <w:pStyle w:val="ListParagraph"/>
        <w:numPr>
          <w:ilvl w:val="5"/>
          <w:numId w:val="6"/>
        </w:numPr>
      </w:pPr>
      <w:ins w:id="81" w:author="Erwin Dela Pena/eCom - Reverse /SEA/Professional/Samsung Electronics" w:date="2022-10-17T14:16:00Z">
        <w:r>
          <w:t>The RMA is closed under disposition code UNP</w:t>
        </w:r>
      </w:ins>
    </w:p>
    <w:p w14:paraId="358C8A78" w14:textId="0E306F36" w:rsidR="00C65F6B" w:rsidRPr="002127CB" w:rsidRDefault="00C65F6B" w:rsidP="003B7999">
      <w:pPr>
        <w:pStyle w:val="ListParagraph"/>
        <w:numPr>
          <w:ilvl w:val="4"/>
          <w:numId w:val="6"/>
        </w:numPr>
      </w:pPr>
      <w:r w:rsidRPr="002127CB">
        <w:t xml:space="preserve">If </w:t>
      </w:r>
      <w:r w:rsidR="00A536D4" w:rsidRPr="002127CB">
        <w:t xml:space="preserve">the SKU and </w:t>
      </w:r>
      <w:r w:rsidR="000541E0" w:rsidRPr="002127CB">
        <w:t xml:space="preserve">IMEI </w:t>
      </w:r>
      <w:r w:rsidR="002127CB" w:rsidRPr="002127CB">
        <w:t>have been</w:t>
      </w:r>
      <w:r w:rsidR="000541E0" w:rsidRPr="002127CB">
        <w:t xml:space="preserve"> </w:t>
      </w:r>
      <w:r w:rsidRPr="002127CB">
        <w:t xml:space="preserve">part of inventory, </w:t>
      </w:r>
      <w:r w:rsidR="009E36C2" w:rsidRPr="002127CB">
        <w:t>3PL</w:t>
      </w:r>
      <w:r w:rsidRPr="002127CB">
        <w:t xml:space="preserve"> creates and processes a new RMA</w:t>
      </w:r>
      <w:r w:rsidR="00A536D4" w:rsidRPr="002127CB">
        <w:t>.</w:t>
      </w:r>
    </w:p>
    <w:p w14:paraId="3B3F1B0E" w14:textId="122B5878" w:rsidR="00C8153B" w:rsidRDefault="00C8153B" w:rsidP="00277C10">
      <w:pPr>
        <w:pStyle w:val="ListParagraph"/>
        <w:numPr>
          <w:ilvl w:val="5"/>
          <w:numId w:val="6"/>
        </w:numPr>
      </w:pPr>
      <w:r w:rsidRPr="002127CB">
        <w:t>A new RMA</w:t>
      </w:r>
      <w:r>
        <w:t xml:space="preserve"> requires a one hour wait time for the RMA to sync with </w:t>
      </w:r>
      <w:r w:rsidR="009E36C2">
        <w:t>3PL WMS</w:t>
      </w:r>
      <w:r>
        <w:t>.</w:t>
      </w:r>
    </w:p>
    <w:p w14:paraId="58362408" w14:textId="0BF30B5C" w:rsidR="00E22DD4" w:rsidRDefault="00C8153B" w:rsidP="00277C10">
      <w:pPr>
        <w:pStyle w:val="ListParagraph"/>
        <w:numPr>
          <w:ilvl w:val="3"/>
          <w:numId w:val="6"/>
        </w:numPr>
      </w:pPr>
      <w:r>
        <w:lastRenderedPageBreak/>
        <w:t>The i</w:t>
      </w:r>
      <w:r w:rsidR="00E22DD4">
        <w:t>ncorrect RMA</w:t>
      </w:r>
      <w:r>
        <w:t xml:space="preserve"> is</w:t>
      </w:r>
      <w:r w:rsidR="00E22DD4">
        <w:t xml:space="preserve"> listed on</w:t>
      </w:r>
      <w:r>
        <w:t xml:space="preserve"> the</w:t>
      </w:r>
      <w:r w:rsidR="009E36C2">
        <w:t xml:space="preserve"> Exceptions R</w:t>
      </w:r>
      <w:r w:rsidR="00B33E57">
        <w:t xml:space="preserve">eport as </w:t>
      </w:r>
      <w:r w:rsidR="00430746">
        <w:t>‘</w:t>
      </w:r>
      <w:r w:rsidR="00B33E57">
        <w:t>RMA Mismatch</w:t>
      </w:r>
      <w:r w:rsidR="00430746">
        <w:t>’</w:t>
      </w:r>
      <w:r>
        <w:t>.</w:t>
      </w:r>
      <w:r w:rsidR="00E22DD4">
        <w:t xml:space="preserve"> </w:t>
      </w:r>
      <w:ins w:id="82" w:author="Erwin Dela Pena/eCom - Reverse /SEA/Professional/Samsung Electronics" w:date="2022-10-17T14:17:00Z">
        <w:r w:rsidR="008E3F4E">
          <w:t>The incorrect RMA will be closed using disposition code UNP for items not found in the RMA.</w:t>
        </w:r>
      </w:ins>
    </w:p>
    <w:p w14:paraId="00D1B264" w14:textId="357410A8" w:rsidR="00C65F6B" w:rsidRDefault="00947CC8" w:rsidP="00277C10">
      <w:pPr>
        <w:pStyle w:val="ListParagraph"/>
        <w:numPr>
          <w:ilvl w:val="2"/>
          <w:numId w:val="6"/>
        </w:numPr>
      </w:pPr>
      <w:r>
        <w:t xml:space="preserve">If </w:t>
      </w:r>
      <w:r w:rsidR="000541E0">
        <w:t xml:space="preserve">the </w:t>
      </w:r>
      <w:r>
        <w:t xml:space="preserve">SKU matches </w:t>
      </w:r>
      <w:r w:rsidR="000541E0">
        <w:t xml:space="preserve">the </w:t>
      </w:r>
      <w:r>
        <w:t xml:space="preserve">RMA but </w:t>
      </w:r>
      <w:r w:rsidR="000541E0">
        <w:t xml:space="preserve">the </w:t>
      </w:r>
      <w:r w:rsidR="00C65F6B">
        <w:t>S/N does not</w:t>
      </w:r>
    </w:p>
    <w:p w14:paraId="244E94A7" w14:textId="42FECD56" w:rsidR="00C65F6B" w:rsidRPr="004E4EAF" w:rsidRDefault="009E36C2" w:rsidP="00277C10">
      <w:pPr>
        <w:pStyle w:val="ListParagraph"/>
        <w:numPr>
          <w:ilvl w:val="3"/>
          <w:numId w:val="6"/>
        </w:numPr>
      </w:pPr>
      <w:r w:rsidRPr="004E4EAF">
        <w:t>3PL</w:t>
      </w:r>
      <w:r w:rsidR="00C65F6B" w:rsidRPr="004E4EAF">
        <w:t xml:space="preserve"> determines if</w:t>
      </w:r>
      <w:r w:rsidR="00E123EF" w:rsidRPr="004E4EAF">
        <w:t xml:space="preserve"> the product </w:t>
      </w:r>
      <w:r w:rsidR="00B33E57" w:rsidRPr="004E4EAF">
        <w:t>has been</w:t>
      </w:r>
      <w:r w:rsidR="00C65F6B" w:rsidRPr="004E4EAF">
        <w:t xml:space="preserve"> part of </w:t>
      </w:r>
      <w:proofErr w:type="spellStart"/>
      <w:r w:rsidR="00C65F6B" w:rsidRPr="004E4EAF">
        <w:t>eComm</w:t>
      </w:r>
      <w:proofErr w:type="spellEnd"/>
      <w:r w:rsidR="00C65F6B" w:rsidRPr="004E4EAF">
        <w:t xml:space="preserve"> inventory</w:t>
      </w:r>
      <w:r w:rsidR="00C8153B" w:rsidRPr="004E4EAF">
        <w:t>.</w:t>
      </w:r>
    </w:p>
    <w:p w14:paraId="6A8DDE23" w14:textId="4C1E321E" w:rsidR="006557A3" w:rsidRDefault="006557A3" w:rsidP="00E06BA9">
      <w:pPr>
        <w:pStyle w:val="ListParagraph"/>
        <w:numPr>
          <w:ilvl w:val="4"/>
          <w:numId w:val="6"/>
        </w:numPr>
      </w:pPr>
      <w:r>
        <w:t xml:space="preserve">If the product has been part of </w:t>
      </w:r>
      <w:proofErr w:type="spellStart"/>
      <w:r>
        <w:t>eComm</w:t>
      </w:r>
      <w:proofErr w:type="spellEnd"/>
      <w:r>
        <w:t xml:space="preserve"> inventory</w:t>
      </w:r>
    </w:p>
    <w:p w14:paraId="318573CE" w14:textId="19A132C9" w:rsidR="006557A3" w:rsidRDefault="006557A3" w:rsidP="006557A3">
      <w:pPr>
        <w:pStyle w:val="ListParagraph"/>
        <w:numPr>
          <w:ilvl w:val="5"/>
          <w:numId w:val="6"/>
        </w:numPr>
      </w:pPr>
      <w:r>
        <w:t>3PL closes out the RMA</w:t>
      </w:r>
      <w:r w:rsidR="00430746">
        <w:t xml:space="preserve"> in 3PL WMS</w:t>
      </w:r>
      <w:ins w:id="83" w:author="Erwin Dela Pena/eCom - Reverse /SEA/Professional/Samsung Electronics" w:date="2022-10-17T14:18:00Z">
        <w:r w:rsidR="0056264F">
          <w:t xml:space="preserve"> and uses disposition code ISN</w:t>
        </w:r>
      </w:ins>
      <w:del w:id="84" w:author="Erwin Dela Pena/eCom - Reverse /SEA/Professional/Samsung Electronics" w:date="2022-10-17T14:18:00Z">
        <w:r w:rsidDel="0056264F">
          <w:delText>.</w:delText>
        </w:r>
      </w:del>
    </w:p>
    <w:p w14:paraId="2A3A2601" w14:textId="260824F8" w:rsidR="006557A3" w:rsidRDefault="006557A3" w:rsidP="006557A3">
      <w:pPr>
        <w:pStyle w:val="ListParagraph"/>
        <w:numPr>
          <w:ilvl w:val="5"/>
          <w:numId w:val="6"/>
        </w:numPr>
      </w:pPr>
      <w:r>
        <w:t>The product is returned to inventory</w:t>
      </w:r>
      <w:r w:rsidR="00430746">
        <w:t>.</w:t>
      </w:r>
    </w:p>
    <w:p w14:paraId="28FC44E3" w14:textId="784E2FD4" w:rsidR="00E06BA9" w:rsidRPr="004E4EAF" w:rsidRDefault="00E06BA9" w:rsidP="00E06BA9">
      <w:pPr>
        <w:pStyle w:val="ListParagraph"/>
        <w:numPr>
          <w:ilvl w:val="4"/>
          <w:numId w:val="6"/>
        </w:numPr>
      </w:pPr>
      <w:r w:rsidRPr="004E4EAF">
        <w:t>If the product has no</w:t>
      </w:r>
      <w:r w:rsidR="004E4EAF" w:rsidRPr="004E4EAF">
        <w:t xml:space="preserve">t been part of </w:t>
      </w:r>
      <w:proofErr w:type="spellStart"/>
      <w:r w:rsidR="004E4EAF" w:rsidRPr="004E4EAF">
        <w:t>eComm</w:t>
      </w:r>
      <w:proofErr w:type="spellEnd"/>
      <w:r w:rsidR="004E4EAF" w:rsidRPr="004E4EAF">
        <w:t xml:space="preserve"> inventory</w:t>
      </w:r>
    </w:p>
    <w:p w14:paraId="1B75772E" w14:textId="31FB9A12" w:rsidR="007F3158" w:rsidRPr="004E4EAF" w:rsidRDefault="007F3158" w:rsidP="007F3158">
      <w:pPr>
        <w:pStyle w:val="ListParagraph"/>
        <w:numPr>
          <w:ilvl w:val="5"/>
          <w:numId w:val="6"/>
        </w:numPr>
      </w:pPr>
      <w:r w:rsidRPr="004E4EAF">
        <w:t xml:space="preserve">3PL closes out the RMA as </w:t>
      </w:r>
      <w:ins w:id="85" w:author="Erwin Dela Pena/eCom - Reverse /SEA/Professional/Samsung Electronics" w:date="2022-10-17T14:19:00Z">
        <w:r w:rsidR="0056264F">
          <w:t>UNP</w:t>
        </w:r>
      </w:ins>
      <w:del w:id="86" w:author="Erwin Dela Pena/eCom - Reverse /SEA/Professional/Samsung Electronics" w:date="2022-10-17T14:19:00Z">
        <w:r w:rsidRPr="004E4EAF" w:rsidDel="0056264F">
          <w:delText>Unsent</w:delText>
        </w:r>
      </w:del>
      <w:r w:rsidR="00430746">
        <w:t xml:space="preserve"> in 3PL WMS.</w:t>
      </w:r>
    </w:p>
    <w:p w14:paraId="77E8730E" w14:textId="46D77D9A" w:rsidR="007F3158" w:rsidRPr="004E4EAF" w:rsidRDefault="007F3158" w:rsidP="007F3158">
      <w:pPr>
        <w:pStyle w:val="ListParagraph"/>
        <w:numPr>
          <w:ilvl w:val="5"/>
          <w:numId w:val="6"/>
        </w:numPr>
      </w:pPr>
      <w:r w:rsidRPr="004E4EAF">
        <w:t>3PL logs it onto the Exceptions Report as ‘Not Our Item’</w:t>
      </w:r>
      <w:r w:rsidR="00430746">
        <w:t>.</w:t>
      </w:r>
    </w:p>
    <w:p w14:paraId="2F202687" w14:textId="727C2B1D" w:rsidR="000541E0" w:rsidRPr="00C8153B" w:rsidRDefault="004E4EAF" w:rsidP="006557A3">
      <w:pPr>
        <w:pStyle w:val="ListParagraph"/>
        <w:numPr>
          <w:ilvl w:val="5"/>
          <w:numId w:val="6"/>
        </w:numPr>
      </w:pPr>
      <w:r w:rsidRPr="004E4EAF">
        <w:t>The product is passed to LPS for RTC (returning to customer).</w:t>
      </w:r>
    </w:p>
    <w:p w14:paraId="19F985A1" w14:textId="31A7C7B1" w:rsidR="00E2725B" w:rsidRDefault="0097542D" w:rsidP="00277C10">
      <w:pPr>
        <w:pStyle w:val="ListParagraph"/>
        <w:numPr>
          <w:ilvl w:val="1"/>
          <w:numId w:val="6"/>
        </w:numPr>
      </w:pPr>
      <w:r>
        <w:lastRenderedPageBreak/>
        <w:t>RMA Not W</w:t>
      </w:r>
      <w:r w:rsidR="00947CC8" w:rsidRPr="00B4740C">
        <w:t xml:space="preserve">orking: </w:t>
      </w:r>
      <w:r w:rsidR="000541E0" w:rsidRPr="00B4740C">
        <w:t xml:space="preserve">The </w:t>
      </w:r>
      <w:r w:rsidR="00947CC8" w:rsidRPr="00B4740C">
        <w:t>RMA cannot be processed</w:t>
      </w:r>
      <w:r w:rsidR="000541E0" w:rsidRPr="00B4740C">
        <w:t>.</w:t>
      </w:r>
    </w:p>
    <w:p w14:paraId="2B5516D7" w14:textId="1C08B224" w:rsidR="00E2725B" w:rsidRDefault="00947CC8" w:rsidP="00277C10">
      <w:pPr>
        <w:pStyle w:val="ListParagraph"/>
        <w:numPr>
          <w:ilvl w:val="2"/>
          <w:numId w:val="6"/>
        </w:numPr>
      </w:pPr>
      <w:r w:rsidRPr="00B4740C">
        <w:t>If</w:t>
      </w:r>
      <w:r w:rsidR="000541E0" w:rsidRPr="00B4740C">
        <w:t xml:space="preserve"> the</w:t>
      </w:r>
      <w:r w:rsidR="00E2725B">
        <w:t xml:space="preserve"> RMA </w:t>
      </w:r>
      <w:r w:rsidRPr="00B4740C">
        <w:t xml:space="preserve">cannot be processed, </w:t>
      </w:r>
      <w:r w:rsidR="00B33E57">
        <w:t xml:space="preserve">3PL </w:t>
      </w:r>
      <w:r w:rsidRPr="00B4740C">
        <w:t>provide</w:t>
      </w:r>
      <w:r w:rsidR="00B33E57">
        <w:t>s</w:t>
      </w:r>
      <w:r w:rsidRPr="00B4740C">
        <w:t xml:space="preserve"> </w:t>
      </w:r>
      <w:r w:rsidR="00C8153B" w:rsidRPr="00B4740C">
        <w:t xml:space="preserve">the </w:t>
      </w:r>
      <w:r w:rsidRPr="00B4740C">
        <w:t>information to LPS for review</w:t>
      </w:r>
      <w:r w:rsidR="00C8153B" w:rsidRPr="00B4740C">
        <w:t>.</w:t>
      </w:r>
    </w:p>
    <w:p w14:paraId="6D40D0E1" w14:textId="1469C763" w:rsidR="00947CC8" w:rsidRPr="00B4740C" w:rsidRDefault="009E36C2" w:rsidP="00277C10">
      <w:pPr>
        <w:pStyle w:val="ListParagraph"/>
        <w:numPr>
          <w:ilvl w:val="2"/>
          <w:numId w:val="6"/>
        </w:numPr>
      </w:pPr>
      <w:r>
        <w:t>LPS</w:t>
      </w:r>
      <w:r w:rsidR="002E4553">
        <w:t xml:space="preserve"> </w:t>
      </w:r>
      <w:r w:rsidR="00947CC8" w:rsidRPr="00B4740C">
        <w:t>provides</w:t>
      </w:r>
      <w:r w:rsidR="00C8153B" w:rsidRPr="00B4740C">
        <w:t xml:space="preserve"> a</w:t>
      </w:r>
      <w:r w:rsidR="00947CC8" w:rsidRPr="00B4740C">
        <w:t xml:space="preserve"> new RMA</w:t>
      </w:r>
      <w:r w:rsidR="00C8153B" w:rsidRPr="00B4740C">
        <w:t>.</w:t>
      </w:r>
    </w:p>
    <w:p w14:paraId="2CB8C9D3" w14:textId="6FBDD9F5" w:rsidR="00947CC8" w:rsidRPr="00B4740C" w:rsidRDefault="009E36C2" w:rsidP="00277C10">
      <w:pPr>
        <w:pStyle w:val="ListParagraph"/>
        <w:numPr>
          <w:ilvl w:val="2"/>
          <w:numId w:val="6"/>
        </w:numPr>
      </w:pPr>
      <w:r>
        <w:t>3PL</w:t>
      </w:r>
      <w:r w:rsidR="00947CC8" w:rsidRPr="00B4740C">
        <w:t xml:space="preserve"> closes out </w:t>
      </w:r>
      <w:r w:rsidR="00C8153B" w:rsidRPr="00B4740C">
        <w:t xml:space="preserve">the </w:t>
      </w:r>
      <w:r w:rsidR="00B33E57">
        <w:t xml:space="preserve">new </w:t>
      </w:r>
      <w:r w:rsidR="00947CC8" w:rsidRPr="00B4740C">
        <w:t xml:space="preserve">RMA in </w:t>
      </w:r>
      <w:r>
        <w:t>3PL WMS</w:t>
      </w:r>
      <w:r w:rsidR="00E123EF">
        <w:t>.</w:t>
      </w:r>
    </w:p>
    <w:p w14:paraId="02D31278" w14:textId="1EF08592" w:rsidR="008C1781" w:rsidRPr="00B4740C" w:rsidRDefault="00947CC8">
      <w:pPr>
        <w:pStyle w:val="ListParagraph"/>
        <w:numPr>
          <w:ilvl w:val="3"/>
          <w:numId w:val="6"/>
        </w:numPr>
      </w:pPr>
      <w:r w:rsidRPr="00B4740C">
        <w:t xml:space="preserve">If further issues </w:t>
      </w:r>
      <w:r w:rsidR="00C8153B" w:rsidRPr="00B4740C">
        <w:t xml:space="preserve">are </w:t>
      </w:r>
      <w:r w:rsidRPr="00B4740C">
        <w:t xml:space="preserve">presented, </w:t>
      </w:r>
      <w:r w:rsidR="009E36C2">
        <w:t>3PL</w:t>
      </w:r>
      <w:r w:rsidRPr="00B4740C">
        <w:t xml:space="preserve"> IT </w:t>
      </w:r>
      <w:r w:rsidR="00C8153B" w:rsidRPr="00B4740C">
        <w:t xml:space="preserve">or </w:t>
      </w:r>
      <w:r w:rsidR="009E36C2">
        <w:t>LPS</w:t>
      </w:r>
      <w:r w:rsidR="00C8153B" w:rsidRPr="00B4740C">
        <w:t xml:space="preserve"> will be notified and will try to correct the issue.</w:t>
      </w:r>
    </w:p>
    <w:p w14:paraId="79BD2703" w14:textId="6CAD3D58" w:rsidR="008C1781" w:rsidRDefault="008C1781" w:rsidP="00277C10">
      <w:pPr>
        <w:pStyle w:val="ListParagraph"/>
        <w:numPr>
          <w:ilvl w:val="2"/>
          <w:numId w:val="6"/>
        </w:numPr>
        <w:rPr>
          <w:ins w:id="87" w:author="Erwin Dela Pena/eCom - Reverse /SEA/Professional/Samsung Electronics" w:date="2022-10-17T14:47:00Z"/>
        </w:rPr>
      </w:pPr>
      <w:ins w:id="88" w:author="Erwin Dela Pena/eCom - Reverse /SEA/Professional/Samsung Electronics" w:date="2022-10-17T14:47:00Z">
        <w:r>
          <w:t xml:space="preserve">The </w:t>
        </w:r>
      </w:ins>
      <w:ins w:id="89" w:author="Erwin Dela Pena/eCom - Reverse /SEA/Professional/Samsung Electronics" w:date="2022-10-17T14:48:00Z">
        <w:r>
          <w:t>RMA that does not work is closed out with a disposition code of EBX.</w:t>
        </w:r>
      </w:ins>
    </w:p>
    <w:p w14:paraId="17D8AEAF" w14:textId="62AF4A2A" w:rsidR="009E36C2" w:rsidRDefault="00C8153B" w:rsidP="00277C10">
      <w:pPr>
        <w:pStyle w:val="ListParagraph"/>
        <w:numPr>
          <w:ilvl w:val="2"/>
          <w:numId w:val="6"/>
        </w:numPr>
      </w:pPr>
      <w:r w:rsidRPr="00B4740C">
        <w:t>The r</w:t>
      </w:r>
      <w:r w:rsidR="00383632">
        <w:t>eturn is</w:t>
      </w:r>
      <w:r w:rsidR="00947CC8" w:rsidRPr="00B4740C">
        <w:t xml:space="preserve"> logged onto </w:t>
      </w:r>
      <w:r w:rsidRPr="00B4740C">
        <w:t xml:space="preserve">the </w:t>
      </w:r>
      <w:r w:rsidR="009E36C2">
        <w:t>E</w:t>
      </w:r>
      <w:r w:rsidR="00947CC8" w:rsidRPr="00B4740C">
        <w:t>xception</w:t>
      </w:r>
      <w:r w:rsidRPr="00B4740C">
        <w:t>s</w:t>
      </w:r>
      <w:r w:rsidR="009E36C2">
        <w:t xml:space="preserve"> R</w:t>
      </w:r>
      <w:r w:rsidR="00B33E57">
        <w:t xml:space="preserve">eport as </w:t>
      </w:r>
      <w:r w:rsidR="00430746">
        <w:t>‘</w:t>
      </w:r>
      <w:r w:rsidR="00B33E57">
        <w:t>RMA Not Working</w:t>
      </w:r>
      <w:r w:rsidR="00430746">
        <w:t>’</w:t>
      </w:r>
      <w:r w:rsidR="00B33E57">
        <w:t xml:space="preserve"> </w:t>
      </w:r>
      <w:r w:rsidR="00947CC8" w:rsidRPr="00B4740C">
        <w:t>during resolution</w:t>
      </w:r>
      <w:r w:rsidR="009E36C2">
        <w:t>.</w:t>
      </w:r>
    </w:p>
    <w:p w14:paraId="222D3B4A" w14:textId="1C77AF18" w:rsidR="00170E08" w:rsidRPr="00B4740C" w:rsidRDefault="009E36C2" w:rsidP="00277C10">
      <w:pPr>
        <w:pStyle w:val="ListParagraph"/>
        <w:numPr>
          <w:ilvl w:val="2"/>
          <w:numId w:val="6"/>
        </w:numPr>
      </w:pPr>
      <w:r>
        <w:t>The return</w:t>
      </w:r>
      <w:r w:rsidR="00383632">
        <w:t xml:space="preserve"> is</w:t>
      </w:r>
      <w:r>
        <w:t xml:space="preserve"> marked as closed after resolution.</w:t>
      </w:r>
    </w:p>
    <w:p w14:paraId="6FB2C5FF" w14:textId="71087530" w:rsidR="00170E08" w:rsidRPr="00B4740C" w:rsidRDefault="00170E08" w:rsidP="00277C10">
      <w:pPr>
        <w:pStyle w:val="ListParagraph"/>
        <w:numPr>
          <w:ilvl w:val="1"/>
          <w:numId w:val="6"/>
        </w:numPr>
      </w:pPr>
      <w:r w:rsidRPr="00B4740C">
        <w:t>RMA Mismatch: RMA on the shipping label is</w:t>
      </w:r>
      <w:r w:rsidR="00052708">
        <w:t xml:space="preserve"> incorrect; RMA on the packing list</w:t>
      </w:r>
      <w:r w:rsidRPr="00B4740C">
        <w:t xml:space="preserve"> inside of the box is correct.</w:t>
      </w:r>
    </w:p>
    <w:p w14:paraId="1C2D4411" w14:textId="77777777" w:rsidR="00E2725B" w:rsidRDefault="00170E08" w:rsidP="00277C10">
      <w:pPr>
        <w:pStyle w:val="ListParagraph"/>
        <w:numPr>
          <w:ilvl w:val="2"/>
          <w:numId w:val="6"/>
        </w:numPr>
      </w:pPr>
      <w:r>
        <w:t>If two different RMAs are found</w:t>
      </w:r>
    </w:p>
    <w:p w14:paraId="15C08A2B" w14:textId="5CEF3727" w:rsidR="00E2725B" w:rsidRDefault="009E36C2" w:rsidP="00277C10">
      <w:pPr>
        <w:pStyle w:val="ListParagraph"/>
        <w:numPr>
          <w:ilvl w:val="3"/>
          <w:numId w:val="6"/>
        </w:numPr>
      </w:pPr>
      <w:r>
        <w:t>3PL</w:t>
      </w:r>
      <w:r w:rsidR="00170E08" w:rsidRPr="00A071CC">
        <w:t xml:space="preserve"> </w:t>
      </w:r>
      <w:r w:rsidR="00170E08">
        <w:t xml:space="preserve">checks </w:t>
      </w:r>
      <w:r>
        <w:t>their WMS</w:t>
      </w:r>
      <w:r w:rsidR="00170E08">
        <w:t xml:space="preserve"> to determine correct RMA.</w:t>
      </w:r>
    </w:p>
    <w:p w14:paraId="47B0F22A" w14:textId="2FEF88BF" w:rsidR="00E2725B" w:rsidRDefault="009E36C2" w:rsidP="00277C10">
      <w:pPr>
        <w:pStyle w:val="ListParagraph"/>
        <w:numPr>
          <w:ilvl w:val="3"/>
          <w:numId w:val="6"/>
        </w:numPr>
        <w:rPr>
          <w:ins w:id="90" w:author="Erwin Dela Pena/eCom - Reverse /SEA/Professional/Samsung Electronics" w:date="2022-10-17T14:51:00Z"/>
        </w:rPr>
      </w:pPr>
      <w:r>
        <w:t>3PL</w:t>
      </w:r>
      <w:r w:rsidR="00170E08">
        <w:t xml:space="preserve"> </w:t>
      </w:r>
      <w:r w:rsidR="00170E08" w:rsidRPr="00A071CC">
        <w:t>process</w:t>
      </w:r>
      <w:r w:rsidR="00170E08">
        <w:t>es</w:t>
      </w:r>
      <w:r w:rsidR="00170E08" w:rsidRPr="00A071CC">
        <w:t xml:space="preserve"> the return</w:t>
      </w:r>
      <w:r w:rsidR="00374B67">
        <w:t xml:space="preserve"> using the correct RMA</w:t>
      </w:r>
      <w:r w:rsidR="00170E08" w:rsidRPr="00A071CC">
        <w:t>.</w:t>
      </w:r>
    </w:p>
    <w:p w14:paraId="135DC85A" w14:textId="0F91A3B2" w:rsidR="008C1781" w:rsidRDefault="008C1781" w:rsidP="00277C10">
      <w:pPr>
        <w:pStyle w:val="ListParagraph"/>
        <w:numPr>
          <w:ilvl w:val="3"/>
          <w:numId w:val="6"/>
        </w:numPr>
      </w:pPr>
      <w:ins w:id="91" w:author="Erwin Dela Pena/eCom - Reverse /SEA/Professional/Samsung Electronics" w:date="2022-10-17T14:51:00Z">
        <w:r>
          <w:t>The incorrect RMA is closed out with a disposition code of EBX.</w:t>
        </w:r>
      </w:ins>
    </w:p>
    <w:p w14:paraId="67A7219B" w14:textId="2A3F19CD" w:rsidR="00E2725B" w:rsidRDefault="00170E08" w:rsidP="00277C10">
      <w:pPr>
        <w:pStyle w:val="ListParagraph"/>
        <w:numPr>
          <w:ilvl w:val="3"/>
          <w:numId w:val="6"/>
        </w:numPr>
      </w:pPr>
      <w:r>
        <w:lastRenderedPageBreak/>
        <w:t>The in</w:t>
      </w:r>
      <w:r w:rsidR="00B33E57">
        <w:t>correct RMA is logged onto the Exceptions Repor</w:t>
      </w:r>
      <w:r w:rsidR="00430746">
        <w:t>t as ‘RMA Mismatch’</w:t>
      </w:r>
      <w:r>
        <w:t xml:space="preserve"> and closed out as Unsent.</w:t>
      </w:r>
    </w:p>
    <w:p w14:paraId="6FB9CB87" w14:textId="35F37402" w:rsidR="00170E08" w:rsidRDefault="009E36C2" w:rsidP="00277C10">
      <w:pPr>
        <w:pStyle w:val="ListParagraph"/>
        <w:numPr>
          <w:ilvl w:val="3"/>
          <w:numId w:val="6"/>
        </w:numPr>
      </w:pPr>
      <w:r>
        <w:t>3PL</w:t>
      </w:r>
      <w:r w:rsidR="00170E08">
        <w:t xml:space="preserve"> will mark the exception as closed and include the correct RMA</w:t>
      </w:r>
      <w:r>
        <w:t xml:space="preserve"> processed in the notes of the Exceptions R</w:t>
      </w:r>
      <w:r w:rsidR="00170E08">
        <w:t>eport.</w:t>
      </w:r>
    </w:p>
    <w:p w14:paraId="37C1D5F8" w14:textId="007C3940" w:rsidR="00170E08" w:rsidRDefault="00170E08" w:rsidP="00277C10">
      <w:pPr>
        <w:pStyle w:val="ListParagraph"/>
        <w:numPr>
          <w:ilvl w:val="2"/>
          <w:numId w:val="6"/>
        </w:numPr>
      </w:pPr>
      <w:r>
        <w:t xml:space="preserve">RMA is closed out in </w:t>
      </w:r>
      <w:r w:rsidR="009E36C2">
        <w:t>3PL WMS</w:t>
      </w:r>
      <w:r>
        <w:t xml:space="preserve"> within 24 hours.</w:t>
      </w:r>
    </w:p>
    <w:p w14:paraId="37A1509F" w14:textId="3D732707" w:rsidR="00B63F9F" w:rsidRDefault="00B63F9F" w:rsidP="00277C10">
      <w:pPr>
        <w:pStyle w:val="ListParagraph"/>
        <w:numPr>
          <w:ilvl w:val="0"/>
          <w:numId w:val="6"/>
        </w:numPr>
      </w:pPr>
      <w:r w:rsidRPr="00B4740C">
        <w:t>Not</w:t>
      </w:r>
      <w:r w:rsidR="004D082A">
        <w:t xml:space="preserve"> an</w:t>
      </w:r>
      <w:r w:rsidRPr="00B4740C">
        <w:t xml:space="preserve"> </w:t>
      </w:r>
      <w:proofErr w:type="spellStart"/>
      <w:r w:rsidRPr="00B4740C">
        <w:t>eComm</w:t>
      </w:r>
      <w:proofErr w:type="spellEnd"/>
      <w:r w:rsidRPr="00B4740C">
        <w:t xml:space="preserve"> Item</w:t>
      </w:r>
    </w:p>
    <w:p w14:paraId="14A8FA55" w14:textId="76631898" w:rsidR="00581CF0" w:rsidRPr="00B4740C" w:rsidRDefault="00581CF0" w:rsidP="00277C10">
      <w:pPr>
        <w:pStyle w:val="ListParagraph"/>
        <w:numPr>
          <w:ilvl w:val="1"/>
          <w:numId w:val="6"/>
        </w:numPr>
      </w:pPr>
      <w:r w:rsidRPr="00B4740C">
        <w:t>Trade-In: Customer sends</w:t>
      </w:r>
      <w:r w:rsidR="002B6BD9" w:rsidRPr="00B4740C">
        <w:t xml:space="preserve"> the</w:t>
      </w:r>
      <w:r w:rsidRPr="00B4740C">
        <w:t xml:space="preserve"> trade-in device to </w:t>
      </w:r>
      <w:r w:rsidR="002B6BD9" w:rsidRPr="00B4740C">
        <w:t xml:space="preserve">the </w:t>
      </w:r>
      <w:r w:rsidRPr="00B4740C">
        <w:t>Coppell location instead of</w:t>
      </w:r>
      <w:r w:rsidR="002B6BD9" w:rsidRPr="00B4740C">
        <w:t xml:space="preserve"> to the</w:t>
      </w:r>
      <w:r w:rsidRPr="00B4740C">
        <w:t xml:space="preserve"> trade-in vendor</w:t>
      </w:r>
      <w:r w:rsidR="00E123EF">
        <w:t>.</w:t>
      </w:r>
    </w:p>
    <w:p w14:paraId="501BDD1A" w14:textId="54820870" w:rsidR="00581CF0" w:rsidRDefault="00742BC1" w:rsidP="00277C10">
      <w:pPr>
        <w:pStyle w:val="ListParagraph"/>
        <w:numPr>
          <w:ilvl w:val="2"/>
          <w:numId w:val="6"/>
        </w:numPr>
      </w:pPr>
      <w:r>
        <w:t>3PL</w:t>
      </w:r>
      <w:r w:rsidR="00581CF0" w:rsidRPr="00B4740C">
        <w:t xml:space="preserve"> re</w:t>
      </w:r>
      <w:r w:rsidR="00501943" w:rsidRPr="00B4740C">
        <w:t>ceives</w:t>
      </w:r>
      <w:r w:rsidR="002B6BD9" w:rsidRPr="00B4740C">
        <w:t xml:space="preserve"> the</w:t>
      </w:r>
      <w:r w:rsidR="00501943" w:rsidRPr="00B4740C">
        <w:t xml:space="preserve"> return, inspects</w:t>
      </w:r>
      <w:r w:rsidR="002B6BD9" w:rsidRPr="00B4740C">
        <w:t xml:space="preserve"> the</w:t>
      </w:r>
      <w:r w:rsidR="00501943" w:rsidRPr="00B4740C">
        <w:t xml:space="preserve"> produ</w:t>
      </w:r>
      <w:r w:rsidR="00171D72" w:rsidRPr="00B4740C">
        <w:t>ct, and looks for documentation.</w:t>
      </w:r>
    </w:p>
    <w:p w14:paraId="31064854" w14:textId="42110613" w:rsidR="00742BC1" w:rsidRDefault="008426A6" w:rsidP="00742BC1">
      <w:pPr>
        <w:pStyle w:val="ListParagraph"/>
        <w:ind w:left="2520"/>
      </w:pPr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22A9409" wp14:editId="4D62B7E8">
                <wp:simplePos x="0" y="0"/>
                <wp:positionH relativeFrom="margin">
                  <wp:align>left</wp:align>
                </wp:positionH>
                <wp:positionV relativeFrom="paragraph">
                  <wp:posOffset>3446862</wp:posOffset>
                </wp:positionV>
                <wp:extent cx="2282190" cy="294005"/>
                <wp:effectExtent l="0" t="0" r="3810" b="0"/>
                <wp:wrapTopAndBottom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2190" cy="29400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C044F5" w14:textId="77777777" w:rsidR="008426A6" w:rsidRDefault="00742BC1" w:rsidP="008426A6">
                            <w:pPr>
                              <w:pStyle w:val="Caption"/>
                              <w:spacing w:after="0"/>
                              <w:rPr>
                                <w:color w:val="auto"/>
                                <w:sz w:val="16"/>
                              </w:rPr>
                            </w:pPr>
                            <w:r w:rsidRPr="0013469B">
                              <w:rPr>
                                <w:color w:val="auto"/>
                                <w:sz w:val="16"/>
                              </w:rPr>
                              <w:t>Shipping label shows Coppell warehouse address</w:t>
                            </w:r>
                          </w:p>
                          <w:p w14:paraId="2D8BE267" w14:textId="524BAA02" w:rsidR="00742BC1" w:rsidRPr="0013469B" w:rsidRDefault="00742BC1" w:rsidP="008426A6">
                            <w:pPr>
                              <w:pStyle w:val="Caption"/>
                              <w:spacing w:after="0"/>
                              <w:rPr>
                                <w:color w:val="auto"/>
                                <w:sz w:val="16"/>
                              </w:rPr>
                            </w:pPr>
                            <w:r w:rsidRPr="0013469B">
                              <w:rPr>
                                <w:color w:val="auto"/>
                                <w:sz w:val="16"/>
                              </w:rPr>
                              <w:t>(240 Dividend Dr.) instead of Trade-In center address.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2A9409" id="Text Box 19" o:spid="_x0000_s1030" type="#_x0000_t202" style="position:absolute;left:0;text-align:left;margin-left:0;margin-top:271.4pt;width:179.7pt;height:23.1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" stroked="f">
                <v:textbox inset="0,0,0,0">
                  <w:txbxContent>
                    <w:p w14:paraId="03C044F5" w14:textId="77777777" w:rsidR="008426A6" w:rsidRDefault="00742BC1" w:rsidP="008426A6">
                      <w:pPr>
                        <w:pStyle w:val="Caption"/>
                        <w:spacing w:after="0"/>
                        <w:rPr>
                          <w:color w:val="auto"/>
                          <w:sz w:val="16"/>
                        </w:rPr>
                      </w:pPr>
                      <w:r w:rsidRPr="0013469B">
                        <w:rPr>
                          <w:color w:val="auto"/>
                          <w:sz w:val="16"/>
                        </w:rPr>
                        <w:t>Shipping label shows Coppell warehouse address</w:t>
                      </w:r>
                    </w:p>
                    <w:p w14:paraId="2D8BE267" w14:textId="524BAA02" w:rsidR="00742BC1" w:rsidRPr="0013469B" w:rsidRDefault="00742BC1" w:rsidP="008426A6">
                      <w:pPr>
                        <w:pStyle w:val="Caption"/>
                        <w:spacing w:after="0"/>
                        <w:rPr>
                          <w:color w:val="auto"/>
                          <w:sz w:val="16"/>
                        </w:rPr>
                      </w:pPr>
                      <w:r w:rsidRPr="0013469B">
                        <w:rPr>
                          <w:color w:val="auto"/>
                          <w:sz w:val="16"/>
                        </w:rPr>
                        <w:t>(240 Dividend Dr.) instead of Trade-In center address.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  <w:lang w:eastAsia="en-US"/>
        </w:rPr>
        <w:drawing>
          <wp:anchor distT="0" distB="0" distL="114300" distR="114300" simplePos="0" relativeHeight="251695104" behindDoc="0" locked="0" layoutInCell="1" allowOverlap="1" wp14:anchorId="4253A1F8" wp14:editId="4DD3BBC6">
            <wp:simplePos x="0" y="0"/>
            <wp:positionH relativeFrom="margin">
              <wp:align>left</wp:align>
            </wp:positionH>
            <wp:positionV relativeFrom="paragraph">
              <wp:posOffset>193703</wp:posOffset>
            </wp:positionV>
            <wp:extent cx="2282190" cy="3218180"/>
            <wp:effectExtent l="0" t="0" r="3810" b="1270"/>
            <wp:wrapTopAndBottom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hipping label with address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219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671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CB72A4" wp14:editId="4439292C">
                <wp:simplePos x="0" y="0"/>
                <wp:positionH relativeFrom="margin">
                  <wp:align>right</wp:align>
                </wp:positionH>
                <wp:positionV relativeFrom="paragraph">
                  <wp:posOffset>1651635</wp:posOffset>
                </wp:positionV>
                <wp:extent cx="3206115" cy="635"/>
                <wp:effectExtent l="0" t="0" r="0" b="0"/>
                <wp:wrapTopAndBottom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61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87F2F7E" w14:textId="565A5CA7" w:rsidR="00742BC1" w:rsidRPr="0013469B" w:rsidRDefault="00742BC1" w:rsidP="00742BC1">
                            <w:pPr>
                              <w:pStyle w:val="Caption"/>
                              <w:rPr>
                                <w:noProof/>
                                <w:color w:val="auto"/>
                                <w:sz w:val="16"/>
                              </w:rPr>
                            </w:pPr>
                            <w:r w:rsidRPr="0013469B">
                              <w:rPr>
                                <w:color w:val="auto"/>
                                <w:sz w:val="16"/>
                              </w:rPr>
                              <w:t>Return documentation for Trade-Ins should be in</w:t>
                            </w:r>
                            <w:r w:rsidR="00470576">
                              <w:rPr>
                                <w:color w:val="auto"/>
                                <w:sz w:val="16"/>
                              </w:rPr>
                              <w:t xml:space="preserve">side of </w:t>
                            </w:r>
                            <w:r w:rsidRPr="0013469B">
                              <w:rPr>
                                <w:color w:val="auto"/>
                                <w:sz w:val="16"/>
                              </w:rPr>
                              <w:t>returned package.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CB72A4" id="Text Box 20" o:spid="_x0000_s1031" type="#_x0000_t202" style="position:absolute;left:0;text-align:left;margin-left:201.25pt;margin-top:130.05pt;width:252.45pt;height:.05pt;z-index:25166950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" stroked="f">
                <v:textbox style="mso-fit-shape-to-text:t" inset="0,0,0,0">
                  <w:txbxContent>
                    <w:p w14:paraId="487F2F7E" w14:textId="565A5CA7" w:rsidR="00742BC1" w:rsidRPr="0013469B" w:rsidRDefault="00742BC1" w:rsidP="00742BC1">
                      <w:pPr>
                        <w:pStyle w:val="Caption"/>
                        <w:rPr>
                          <w:noProof/>
                          <w:color w:val="auto"/>
                          <w:sz w:val="16"/>
                        </w:rPr>
                      </w:pPr>
                      <w:r w:rsidRPr="0013469B">
                        <w:rPr>
                          <w:color w:val="auto"/>
                          <w:sz w:val="16"/>
                        </w:rPr>
                        <w:t>Return documentation for Trade-Ins should be in</w:t>
                      </w:r>
                      <w:r w:rsidR="00470576">
                        <w:rPr>
                          <w:color w:val="auto"/>
                          <w:sz w:val="16"/>
                        </w:rPr>
                        <w:t xml:space="preserve">side of </w:t>
                      </w:r>
                      <w:r w:rsidRPr="0013469B">
                        <w:rPr>
                          <w:color w:val="auto"/>
                          <w:sz w:val="16"/>
                        </w:rPr>
                        <w:t>returned package.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80671C">
        <w:rPr>
          <w:noProof/>
          <w:lang w:eastAsia="en-US"/>
        </w:rPr>
        <w:drawing>
          <wp:anchor distT="0" distB="0" distL="114300" distR="114300" simplePos="0" relativeHeight="251665408" behindDoc="0" locked="0" layoutInCell="1" allowOverlap="1" wp14:anchorId="58F839A2" wp14:editId="2C733BB2">
            <wp:simplePos x="0" y="0"/>
            <wp:positionH relativeFrom="margin">
              <wp:align>right</wp:align>
            </wp:positionH>
            <wp:positionV relativeFrom="paragraph">
              <wp:posOffset>184589</wp:posOffset>
            </wp:positionV>
            <wp:extent cx="3206115" cy="1423670"/>
            <wp:effectExtent l="0" t="0" r="0" b="5080"/>
            <wp:wrapTopAndBottom/>
            <wp:docPr id="18" name="EP_Trade In_Slip_Snip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EP_Trade In_Slip_Snip.jpg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21" t="28029" r="29624" b="27481"/>
                    <a:stretch/>
                  </pic:blipFill>
                  <pic:spPr bwMode="auto">
                    <a:xfrm>
                      <a:off x="0" y="0"/>
                      <a:ext cx="3206115" cy="1423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C3F3E8" w14:textId="6341DE4D" w:rsidR="003966BA" w:rsidRDefault="003966BA" w:rsidP="00842912"/>
    <w:p w14:paraId="17E875B2" w14:textId="15AF1133" w:rsidR="00501943" w:rsidRPr="00B4740C" w:rsidRDefault="00742BC1" w:rsidP="00277C10">
      <w:pPr>
        <w:pStyle w:val="ListParagraph"/>
        <w:numPr>
          <w:ilvl w:val="2"/>
          <w:numId w:val="6"/>
        </w:numPr>
      </w:pPr>
      <w:r>
        <w:t>3PL</w:t>
      </w:r>
      <w:r w:rsidR="00171D72" w:rsidRPr="00B4740C">
        <w:t xml:space="preserve"> verifies if </w:t>
      </w:r>
      <w:r w:rsidR="002B6BD9" w:rsidRPr="00B4740C">
        <w:t xml:space="preserve">the </w:t>
      </w:r>
      <w:r w:rsidR="00171D72" w:rsidRPr="00B4740C">
        <w:t>product i</w:t>
      </w:r>
      <w:r w:rsidR="00501943" w:rsidRPr="00B4740C">
        <w:t>s part of inventory</w:t>
      </w:r>
      <w:r w:rsidR="002B6BD9" w:rsidRPr="00B4740C">
        <w:t>.</w:t>
      </w:r>
    </w:p>
    <w:p w14:paraId="026908A7" w14:textId="18D2009C" w:rsidR="00A071CC" w:rsidRPr="00B4740C" w:rsidRDefault="00501943" w:rsidP="00277C10">
      <w:pPr>
        <w:pStyle w:val="ListParagraph"/>
        <w:numPr>
          <w:ilvl w:val="3"/>
          <w:numId w:val="6"/>
        </w:numPr>
      </w:pPr>
      <w:r w:rsidRPr="00B4740C">
        <w:t>If</w:t>
      </w:r>
      <w:r w:rsidR="002B6BD9" w:rsidRPr="00B4740C">
        <w:t xml:space="preserve"> the</w:t>
      </w:r>
      <w:r w:rsidRPr="00B4740C">
        <w:t xml:space="preserve"> product is part of inventory</w:t>
      </w:r>
    </w:p>
    <w:p w14:paraId="29CB6319" w14:textId="2BA8582E" w:rsidR="00501943" w:rsidRPr="00B4740C" w:rsidRDefault="002B6BD9" w:rsidP="00277C10">
      <w:pPr>
        <w:pStyle w:val="ListParagraph"/>
        <w:numPr>
          <w:ilvl w:val="4"/>
          <w:numId w:val="6"/>
        </w:numPr>
      </w:pPr>
      <w:r w:rsidRPr="00B4740C">
        <w:t>U</w:t>
      </w:r>
      <w:r w:rsidR="00A071CC" w:rsidRPr="00B4740C">
        <w:t>se</w:t>
      </w:r>
      <w:r w:rsidRPr="00B4740C">
        <w:t xml:space="preserve"> the</w:t>
      </w:r>
      <w:r w:rsidR="00A071CC" w:rsidRPr="00B4740C">
        <w:t xml:space="preserve"> IMEI to determine if a</w:t>
      </w:r>
      <w:r w:rsidR="00742BC1">
        <w:t>n</w:t>
      </w:r>
      <w:r w:rsidR="00A071CC" w:rsidRPr="00B4740C">
        <w:t xml:space="preserve"> RMA exists</w:t>
      </w:r>
      <w:r w:rsidRPr="00B4740C">
        <w:t>.</w:t>
      </w:r>
    </w:p>
    <w:p w14:paraId="610CB76F" w14:textId="29F766BC" w:rsidR="00A071CC" w:rsidRDefault="002B6BD9" w:rsidP="00A92365">
      <w:pPr>
        <w:pStyle w:val="ListParagraph"/>
        <w:numPr>
          <w:ilvl w:val="5"/>
          <w:numId w:val="6"/>
        </w:numPr>
      </w:pPr>
      <w:r w:rsidRPr="00B4740C">
        <w:t>I</w:t>
      </w:r>
      <w:r w:rsidR="00A071CC" w:rsidRPr="00B4740C">
        <w:t>f</w:t>
      </w:r>
      <w:r w:rsidRPr="00B4740C">
        <w:t xml:space="preserve"> a</w:t>
      </w:r>
      <w:r w:rsidR="00742BC1">
        <w:t>n</w:t>
      </w:r>
      <w:r w:rsidR="009E2C4C">
        <w:t xml:space="preserve"> RMA exists,</w:t>
      </w:r>
      <w:r w:rsidR="00A071CC" w:rsidRPr="00B4740C">
        <w:t xml:space="preserve"> process</w:t>
      </w:r>
      <w:r w:rsidRPr="00B4740C">
        <w:t xml:space="preserve"> the</w:t>
      </w:r>
      <w:r w:rsidR="00A071CC" w:rsidRPr="00B4740C">
        <w:t xml:space="preserve"> return</w:t>
      </w:r>
      <w:r w:rsidRPr="00B4740C">
        <w:t>.</w:t>
      </w:r>
    </w:p>
    <w:p w14:paraId="69D1A4D0" w14:textId="06CFE62E" w:rsidR="00A92365" w:rsidRDefault="00A92365" w:rsidP="00A92365">
      <w:pPr>
        <w:pStyle w:val="ListParagraph"/>
        <w:numPr>
          <w:ilvl w:val="5"/>
          <w:numId w:val="6"/>
        </w:numPr>
        <w:rPr>
          <w:ins w:id="92" w:author="Erwin Dela Pena/eCom - Reverse /SEA/Professional/Samsung Electronics" w:date="2022-10-17T14:52:00Z"/>
        </w:rPr>
      </w:pPr>
      <w:r>
        <w:t>If an RMA does not exist, create new RMA.</w:t>
      </w:r>
    </w:p>
    <w:p w14:paraId="70BE1D91" w14:textId="2B3C06A4" w:rsidR="008C1781" w:rsidRPr="00B4740C" w:rsidRDefault="008C1781" w:rsidP="00A92365">
      <w:pPr>
        <w:pStyle w:val="ListParagraph"/>
        <w:numPr>
          <w:ilvl w:val="5"/>
          <w:numId w:val="6"/>
        </w:numPr>
      </w:pPr>
      <w:ins w:id="93" w:author="Erwin Dela Pena/eCom - Reverse /SEA/Professional/Samsung Electronics" w:date="2022-10-17T14:52:00Z">
        <w:r>
          <w:t xml:space="preserve">The old RMA is closed out using </w:t>
        </w:r>
      </w:ins>
      <w:ins w:id="94" w:author="Erwin Dela Pena/eCom - Reverse /SEA/Professional/Samsung Electronics" w:date="2022-10-17T14:53:00Z">
        <w:r w:rsidR="00CB6787">
          <w:t>EBX if there are no remaining returns that can be processed using that RMA number.</w:t>
        </w:r>
      </w:ins>
    </w:p>
    <w:p w14:paraId="5836597B" w14:textId="451B9F38" w:rsidR="00501943" w:rsidRDefault="00501943" w:rsidP="00277C10">
      <w:pPr>
        <w:pStyle w:val="ListParagraph"/>
        <w:numPr>
          <w:ilvl w:val="3"/>
          <w:numId w:val="6"/>
        </w:numPr>
      </w:pPr>
      <w:r w:rsidRPr="00B4740C">
        <w:t xml:space="preserve">If </w:t>
      </w:r>
      <w:r w:rsidR="002B6BD9" w:rsidRPr="00B4740C">
        <w:t xml:space="preserve">the </w:t>
      </w:r>
      <w:r w:rsidRPr="00B4740C">
        <w:t xml:space="preserve">product is not part of inventory, </w:t>
      </w:r>
      <w:r w:rsidR="00E211C0">
        <w:t>pass</w:t>
      </w:r>
      <w:r w:rsidR="008109AA">
        <w:t xml:space="preserve"> </w:t>
      </w:r>
      <w:r w:rsidRPr="00B4740C">
        <w:t xml:space="preserve">to LPS to determine if </w:t>
      </w:r>
      <w:r w:rsidR="002B6BD9" w:rsidRPr="00B4740C">
        <w:t xml:space="preserve">the </w:t>
      </w:r>
      <w:r w:rsidR="00A03C87">
        <w:t>product is a Trade-I</w:t>
      </w:r>
      <w:r w:rsidRPr="00B4740C">
        <w:t>n or RTC</w:t>
      </w:r>
      <w:r w:rsidR="002B6BD9" w:rsidRPr="00B4740C">
        <w:t>.</w:t>
      </w:r>
    </w:p>
    <w:p w14:paraId="3172C1FA" w14:textId="18CAF438" w:rsidR="00460F48" w:rsidRDefault="00460F48" w:rsidP="00460F48">
      <w:pPr>
        <w:pStyle w:val="ListParagraph"/>
        <w:numPr>
          <w:ilvl w:val="4"/>
          <w:numId w:val="6"/>
        </w:numPr>
      </w:pPr>
      <w:r>
        <w:lastRenderedPageBreak/>
        <w:t>Review order information in Workbench</w:t>
      </w:r>
    </w:p>
    <w:p w14:paraId="246E6A21" w14:textId="4EBDBEBA" w:rsidR="00460F48" w:rsidRDefault="00460F48" w:rsidP="00460F48">
      <w:pPr>
        <w:pStyle w:val="ListParagraph"/>
        <w:numPr>
          <w:ilvl w:val="5"/>
          <w:numId w:val="6"/>
        </w:numPr>
      </w:pPr>
      <w:r>
        <w:t>If order information in Workbench matches the product received, product is a Trade-In</w:t>
      </w:r>
      <w:r w:rsidR="004D3290">
        <w:t>.</w:t>
      </w:r>
      <w:ins w:id="95" w:author="Erwin Dela Pena/eCom - Reverse /SEA/Professional/Samsung Electronics" w:date="2022-10-17T16:10:00Z">
        <w:r w:rsidR="001B7B9F">
          <w:t xml:space="preserve"> Any open RMA associated with the trade in is processed closed with a TRD disposition code. </w:t>
        </w:r>
      </w:ins>
    </w:p>
    <w:p w14:paraId="27483F7A" w14:textId="77777777" w:rsidR="00460F48" w:rsidRPr="00460F48" w:rsidRDefault="00460F48" w:rsidP="00460F48">
      <w:pPr>
        <w:pStyle w:val="ListParagraph"/>
        <w:numPr>
          <w:ilvl w:val="6"/>
          <w:numId w:val="6"/>
        </w:numPr>
      </w:pPr>
      <w:r w:rsidRPr="00460F48">
        <w:t>Print Trade-In label.</w:t>
      </w:r>
    </w:p>
    <w:p w14:paraId="575BEC15" w14:textId="1DB5B32D" w:rsidR="00460F48" w:rsidRPr="00460F48" w:rsidRDefault="00460F48" w:rsidP="00460F48">
      <w:pPr>
        <w:pStyle w:val="ListParagraph"/>
        <w:numPr>
          <w:ilvl w:val="6"/>
          <w:numId w:val="6"/>
        </w:numPr>
      </w:pPr>
      <w:r w:rsidRPr="00460F48">
        <w:t>Log</w:t>
      </w:r>
      <w:r w:rsidR="00B63F96">
        <w:t xml:space="preserve"> product</w:t>
      </w:r>
      <w:r w:rsidRPr="00460F48">
        <w:t xml:space="preserve"> onto the Exceptions Report as ‘Trade-In’.</w:t>
      </w:r>
    </w:p>
    <w:p w14:paraId="737F52F8" w14:textId="43605BA3" w:rsidR="00460F48" w:rsidRPr="00460F48" w:rsidRDefault="00B63F96" w:rsidP="00460F48">
      <w:pPr>
        <w:pStyle w:val="ListParagraph"/>
        <w:numPr>
          <w:ilvl w:val="6"/>
          <w:numId w:val="6"/>
        </w:numPr>
      </w:pPr>
      <w:r>
        <w:t>Ship product</w:t>
      </w:r>
      <w:r w:rsidR="00460F48" w:rsidRPr="00460F48">
        <w:t xml:space="preserve"> to the Trade-In vendor.</w:t>
      </w:r>
    </w:p>
    <w:p w14:paraId="4272EE42" w14:textId="7EDD1E76" w:rsidR="00742BC1" w:rsidRPr="002127CB" w:rsidRDefault="00742BC1" w:rsidP="00460F48">
      <w:pPr>
        <w:pStyle w:val="ListParagraph"/>
        <w:numPr>
          <w:ilvl w:val="5"/>
          <w:numId w:val="6"/>
        </w:numPr>
      </w:pPr>
      <w:r w:rsidRPr="002127CB">
        <w:t xml:space="preserve">If the </w:t>
      </w:r>
      <w:r w:rsidR="00460F48">
        <w:t xml:space="preserve">order information in Workbench does not match product received, </w:t>
      </w:r>
      <w:r w:rsidRPr="002127CB">
        <w:t>product is RTC</w:t>
      </w:r>
      <w:r w:rsidR="004D3290">
        <w:t>.</w:t>
      </w:r>
    </w:p>
    <w:p w14:paraId="51CFF564" w14:textId="40A64F8B" w:rsidR="00742BC1" w:rsidRPr="002127CB" w:rsidRDefault="002127CB" w:rsidP="00460F48">
      <w:pPr>
        <w:pStyle w:val="ListParagraph"/>
        <w:numPr>
          <w:ilvl w:val="6"/>
          <w:numId w:val="6"/>
        </w:numPr>
      </w:pPr>
      <w:r w:rsidRPr="002127CB">
        <w:t>Ship product back to customer.</w:t>
      </w:r>
    </w:p>
    <w:p w14:paraId="60D29222" w14:textId="27B99CDF" w:rsidR="00545AF2" w:rsidRPr="00B4740C" w:rsidRDefault="00545AF2" w:rsidP="00842912">
      <w:pPr>
        <w:pStyle w:val="ListParagraph"/>
        <w:numPr>
          <w:ilvl w:val="1"/>
          <w:numId w:val="6"/>
        </w:numPr>
      </w:pPr>
      <w:r w:rsidRPr="00B4740C">
        <w:t xml:space="preserve">Non-SEA or </w:t>
      </w:r>
      <w:ins w:id="96" w:author="Erwin Dela Pena/eCom - Reverse /SEA/Professional/Samsung Electronics" w:date="2022-10-17T14:58:00Z">
        <w:r w:rsidR="00CB6787">
          <w:t>MP</w:t>
        </w:r>
      </w:ins>
      <w:ins w:id="97" w:author="Erwin Dela Pena/eCom - Reverse /SEA/Professional/Samsung Electronics" w:date="2022-10-17T14:59:00Z">
        <w:r w:rsidR="00CB6787">
          <w:t xml:space="preserve">C </w:t>
        </w:r>
      </w:ins>
      <w:del w:id="98" w:author="Erwin Dela Pena/eCom - Reverse /SEA/Professional/Samsung Electronics" w:date="2022-10-17T14:58:00Z">
        <w:r w:rsidRPr="00B4740C" w:rsidDel="00CB6787">
          <w:delText xml:space="preserve">IMCE </w:delText>
        </w:r>
      </w:del>
      <w:r w:rsidRPr="00B4740C">
        <w:t>item: RMA contains</w:t>
      </w:r>
      <w:r w:rsidR="002B6BD9" w:rsidRPr="00B4740C">
        <w:t xml:space="preserve"> a</w:t>
      </w:r>
      <w:r w:rsidR="008578AA">
        <w:t xml:space="preserve"> product that is not </w:t>
      </w:r>
      <w:r w:rsidR="00842912">
        <w:t>from the Mobile division of SEA (Mobile)</w:t>
      </w:r>
      <w:r w:rsidRPr="00B4740C">
        <w:t xml:space="preserve"> or</w:t>
      </w:r>
      <w:r w:rsidR="008578AA">
        <w:t xml:space="preserve"> that</w:t>
      </w:r>
      <w:r w:rsidRPr="00B4740C">
        <w:t xml:space="preserve"> belongs </w:t>
      </w:r>
      <w:del w:id="99" w:author="Erwin Dela Pena/eCom - Reverse /SEA/Professional/Samsung Electronics" w:date="2022-10-17T14:59:00Z">
        <w:r w:rsidRPr="00B4740C" w:rsidDel="00CB6787">
          <w:delText>to IMCE</w:delText>
        </w:r>
        <w:r w:rsidR="00742BC1" w:rsidDel="00CB6787">
          <w:delText xml:space="preserve"> (Ingram Mobile Consumer Electronics)</w:delText>
        </w:r>
        <w:r w:rsidR="00B6196A" w:rsidRPr="00B4740C" w:rsidDel="00CB6787">
          <w:delText>.</w:delText>
        </w:r>
      </w:del>
      <w:ins w:id="100" w:author="Erwin Dela Pena/eCom - Reverse /SEA/Professional/Samsung Electronics" w:date="2022-10-17T14:59:00Z">
        <w:r w:rsidR="00CB6787">
          <w:t xml:space="preserve">to the </w:t>
        </w:r>
        <w:del w:id="101" w:author="CORP\e.delapena" w:date="2023-12-18T15:51:00Z">
          <w:r w:rsidR="00CB6787" w:rsidDel="001830F8">
            <w:delText>MPC Triage Dept.</w:delText>
          </w:r>
        </w:del>
      </w:ins>
      <w:ins w:id="102" w:author="CORP\e.delapena" w:date="2023-12-18T15:51:00Z">
        <w:r w:rsidR="001830F8">
          <w:t>Triage partner.</w:t>
        </w:r>
      </w:ins>
      <w:bookmarkStart w:id="103" w:name="_GoBack"/>
      <w:bookmarkEnd w:id="103"/>
    </w:p>
    <w:p w14:paraId="571BC4ED" w14:textId="00B8B103" w:rsidR="00545AF2" w:rsidRDefault="00545AF2" w:rsidP="00277C10">
      <w:pPr>
        <w:pStyle w:val="ListParagraph"/>
        <w:numPr>
          <w:ilvl w:val="2"/>
          <w:numId w:val="6"/>
        </w:numPr>
      </w:pPr>
      <w:r>
        <w:t xml:space="preserve">If </w:t>
      </w:r>
      <w:r w:rsidR="00B6196A">
        <w:t xml:space="preserve">the returned product </w:t>
      </w:r>
      <w:r w:rsidR="00630A23">
        <w:t xml:space="preserve">is not </w:t>
      </w:r>
      <w:r w:rsidR="00044E31">
        <w:t>Mobile</w:t>
      </w:r>
      <w:r w:rsidR="00630A23">
        <w:t>’s</w:t>
      </w:r>
      <w:r>
        <w:t xml:space="preserve"> or </w:t>
      </w:r>
      <w:r w:rsidR="008578AA">
        <w:t xml:space="preserve">is </w:t>
      </w:r>
      <w:r w:rsidR="00B66CEA">
        <w:t xml:space="preserve">a </w:t>
      </w:r>
      <w:r>
        <w:t xml:space="preserve">Samsung </w:t>
      </w:r>
      <w:r w:rsidR="00F97B6B">
        <w:t>Consumer Electronics (</w:t>
      </w:r>
      <w:r>
        <w:t>CE</w:t>
      </w:r>
      <w:r w:rsidR="00F97B6B">
        <w:t>)</w:t>
      </w:r>
      <w:r>
        <w:t xml:space="preserve"> product</w:t>
      </w:r>
    </w:p>
    <w:p w14:paraId="22F4431E" w14:textId="66A70757" w:rsidR="00742BC1" w:rsidRDefault="00742BC1" w:rsidP="00277C10">
      <w:pPr>
        <w:pStyle w:val="ListParagraph"/>
        <w:numPr>
          <w:ilvl w:val="3"/>
          <w:numId w:val="6"/>
        </w:numPr>
      </w:pPr>
      <w:r>
        <w:lastRenderedPageBreak/>
        <w:t>3PL</w:t>
      </w:r>
      <w:r w:rsidR="00545AF2">
        <w:t xml:space="preserve"> logs</w:t>
      </w:r>
      <w:r w:rsidR="00B6196A">
        <w:t xml:space="preserve"> the product</w:t>
      </w:r>
      <w:r w:rsidR="00545AF2">
        <w:t xml:space="preserve"> onto</w:t>
      </w:r>
      <w:r w:rsidR="00B6196A">
        <w:t xml:space="preserve"> the</w:t>
      </w:r>
      <w:r w:rsidR="00A92365">
        <w:t xml:space="preserve"> E</w:t>
      </w:r>
      <w:r w:rsidR="00545AF2">
        <w:t>xceptio</w:t>
      </w:r>
      <w:r w:rsidR="00A92365">
        <w:t>ns R</w:t>
      </w:r>
      <w:r w:rsidR="00430746">
        <w:t>eport as ‘Not our item’</w:t>
      </w:r>
      <w:r>
        <w:t>.</w:t>
      </w:r>
    </w:p>
    <w:p w14:paraId="096B6BFC" w14:textId="6F7C6AB7" w:rsidR="00545AF2" w:rsidRDefault="00742BC1" w:rsidP="00277C10">
      <w:pPr>
        <w:pStyle w:val="ListParagraph"/>
        <w:numPr>
          <w:ilvl w:val="3"/>
          <w:numId w:val="6"/>
        </w:numPr>
      </w:pPr>
      <w:r>
        <w:t xml:space="preserve">3PL </w:t>
      </w:r>
      <w:r w:rsidR="00545AF2">
        <w:t xml:space="preserve">closes out </w:t>
      </w:r>
      <w:r w:rsidR="00B6196A">
        <w:t xml:space="preserve">the </w:t>
      </w:r>
      <w:r w:rsidR="00545AF2">
        <w:t>exception</w:t>
      </w:r>
      <w:r>
        <w:t xml:space="preserve"> in their WMS within 24 hours.</w:t>
      </w:r>
      <w:ins w:id="104" w:author="Erwin Dela Pena/eCom - Reverse /SEA/Professional/Samsung Electronics" w:date="2022-10-17T14:55:00Z">
        <w:r w:rsidR="00CB6787">
          <w:t xml:space="preserve"> It will be tagged with disposition code UNP.</w:t>
        </w:r>
      </w:ins>
    </w:p>
    <w:p w14:paraId="40443E38" w14:textId="6B9B6023" w:rsidR="00A071CC" w:rsidRDefault="00742BC1" w:rsidP="00277C10">
      <w:pPr>
        <w:pStyle w:val="ListParagraph"/>
        <w:numPr>
          <w:ilvl w:val="2"/>
          <w:numId w:val="6"/>
        </w:numPr>
      </w:pPr>
      <w:r>
        <w:t>3PL checks th</w:t>
      </w:r>
      <w:ins w:id="105" w:author="Erwin Dela Pena/eCom - Reverse /SEA/Professional/Samsung Electronics" w:date="2022-10-17T16:02:00Z">
        <w:r w:rsidR="00F64808">
          <w:t xml:space="preserve">e box for an MPC label. </w:t>
        </w:r>
      </w:ins>
      <w:del w:id="106" w:author="Erwin Dela Pena/eCom - Reverse /SEA/Professional/Samsung Electronics" w:date="2022-10-17T16:02:00Z">
        <w:r w:rsidDel="00F64808">
          <w:delText>eir WMS</w:delText>
        </w:r>
        <w:r w:rsidR="00A071CC" w:rsidDel="00F64808">
          <w:delText xml:space="preserve"> to determine if the product is from IMCE</w:delText>
        </w:r>
        <w:r w:rsidR="00E309F0" w:rsidDel="00F64808">
          <w:delText>.</w:delText>
        </w:r>
      </w:del>
    </w:p>
    <w:p w14:paraId="73E49E62" w14:textId="4595FB32" w:rsidR="00545AF2" w:rsidRDefault="00545AF2" w:rsidP="00277C10">
      <w:pPr>
        <w:pStyle w:val="ListParagraph"/>
        <w:numPr>
          <w:ilvl w:val="3"/>
          <w:numId w:val="6"/>
        </w:numPr>
      </w:pPr>
      <w:r>
        <w:t xml:space="preserve">If </w:t>
      </w:r>
      <w:r w:rsidR="00B6196A">
        <w:t>the returned product</w:t>
      </w:r>
      <w:r>
        <w:t xml:space="preserve"> </w:t>
      </w:r>
      <w:r w:rsidR="00742BC1">
        <w:t>belongs</w:t>
      </w:r>
      <w:r>
        <w:t xml:space="preserve"> to </w:t>
      </w:r>
      <w:del w:id="107" w:author="Erwin Dela Pena/eCom - Reverse /SEA/Professional/Samsung Electronics" w:date="2022-10-17T16:02:00Z">
        <w:r w:rsidDel="00F64808">
          <w:delText>IMCE</w:delText>
        </w:r>
      </w:del>
      <w:ins w:id="108" w:author="Erwin Dela Pena/eCom - Reverse /SEA/Professional/Samsung Electronics" w:date="2022-10-17T16:02:00Z">
        <w:r w:rsidR="00F64808">
          <w:t>the MPC</w:t>
        </w:r>
      </w:ins>
    </w:p>
    <w:p w14:paraId="78922BF7" w14:textId="3A728597" w:rsidR="00545AF2" w:rsidRDefault="00742BC1" w:rsidP="00277C10">
      <w:pPr>
        <w:pStyle w:val="ListParagraph"/>
        <w:numPr>
          <w:ilvl w:val="4"/>
          <w:numId w:val="6"/>
        </w:numPr>
      </w:pPr>
      <w:r>
        <w:t>3PL</w:t>
      </w:r>
      <w:r w:rsidR="00AE6937">
        <w:t xml:space="preserve"> pass</w:t>
      </w:r>
      <w:r w:rsidR="00545AF2">
        <w:t xml:space="preserve">es </w:t>
      </w:r>
      <w:r w:rsidR="00B6196A">
        <w:t>the return</w:t>
      </w:r>
      <w:r w:rsidR="00545AF2">
        <w:t xml:space="preserve"> to</w:t>
      </w:r>
      <w:r w:rsidR="0025117F">
        <w:t xml:space="preserve"> LPS </w:t>
      </w:r>
      <w:r w:rsidR="00545AF2">
        <w:t xml:space="preserve">to ship </w:t>
      </w:r>
      <w:del w:id="109" w:author="Erwin Dela Pena/eCom - Reverse /SEA/Professional/Samsung Electronics" w:date="2022-10-17T16:03:00Z">
        <w:r w:rsidR="00545AF2" w:rsidDel="00F64808">
          <w:delText>back to IMCE</w:delText>
        </w:r>
        <w:r w:rsidR="00B6196A" w:rsidDel="00F64808">
          <w:delText>.</w:delText>
        </w:r>
      </w:del>
      <w:ins w:id="110" w:author="Erwin Dela Pena/eCom - Reverse /SEA/Professional/Samsung Electronics" w:date="2022-10-17T16:03:00Z">
        <w:r w:rsidR="00F64808">
          <w:t>to the MPC.</w:t>
        </w:r>
      </w:ins>
    </w:p>
    <w:p w14:paraId="226144A6" w14:textId="1DD0B717" w:rsidR="00DB2B36" w:rsidRDefault="000E5961" w:rsidP="00277C10">
      <w:pPr>
        <w:pStyle w:val="ListParagraph"/>
        <w:numPr>
          <w:ilvl w:val="3"/>
          <w:numId w:val="6"/>
        </w:numPr>
      </w:pPr>
      <w:r>
        <w:t>If the returned product</w:t>
      </w:r>
      <w:r w:rsidR="00DB2B36">
        <w:t xml:space="preserve"> </w:t>
      </w:r>
      <w:r w:rsidR="00742BC1">
        <w:t>does</w:t>
      </w:r>
      <w:r w:rsidR="00DB2B36">
        <w:t xml:space="preserve"> not belong </w:t>
      </w:r>
      <w:del w:id="111" w:author="Erwin Dela Pena/eCom - Reverse /SEA/Professional/Samsung Electronics" w:date="2022-10-17T16:03:00Z">
        <w:r w:rsidR="00DB2B36" w:rsidDel="00F64808">
          <w:delText>to IMCE</w:delText>
        </w:r>
      </w:del>
      <w:ins w:id="112" w:author="Erwin Dela Pena/eCom - Reverse /SEA/Professional/Samsung Electronics" w:date="2022-10-17T16:03:00Z">
        <w:r w:rsidR="00F64808">
          <w:t>to the MPC</w:t>
        </w:r>
      </w:ins>
    </w:p>
    <w:p w14:paraId="5D03C730" w14:textId="3581AAD7" w:rsidR="00DB2B36" w:rsidRDefault="00742BC1" w:rsidP="00277C10">
      <w:pPr>
        <w:pStyle w:val="ListParagraph"/>
        <w:numPr>
          <w:ilvl w:val="4"/>
          <w:numId w:val="6"/>
        </w:numPr>
      </w:pPr>
      <w:r>
        <w:t>3PL</w:t>
      </w:r>
      <w:r w:rsidR="00AE6937">
        <w:t xml:space="preserve"> passe</w:t>
      </w:r>
      <w:r w:rsidR="00072CED">
        <w:t>s the return</w:t>
      </w:r>
      <w:r w:rsidR="00DB2B36">
        <w:t xml:space="preserve"> to</w:t>
      </w:r>
      <w:r w:rsidR="00DD3E0C">
        <w:t xml:space="preserve"> LPS</w:t>
      </w:r>
      <w:r w:rsidR="002127CB">
        <w:t>.</w:t>
      </w:r>
    </w:p>
    <w:p w14:paraId="7AA10CB4" w14:textId="41BDFB45" w:rsidR="00170E08" w:rsidRDefault="00742BC1" w:rsidP="00277C10">
      <w:pPr>
        <w:pStyle w:val="ListParagraph"/>
        <w:numPr>
          <w:ilvl w:val="4"/>
          <w:numId w:val="6"/>
        </w:numPr>
      </w:pPr>
      <w:r>
        <w:t>LPS p</w:t>
      </w:r>
      <w:r w:rsidR="00A071CC">
        <w:t>rint</w:t>
      </w:r>
      <w:r>
        <w:t>s</w:t>
      </w:r>
      <w:r w:rsidR="00A071CC">
        <w:t xml:space="preserve"> shipping label</w:t>
      </w:r>
      <w:r w:rsidR="002127CB">
        <w:t xml:space="preserve"> for</w:t>
      </w:r>
      <w:r w:rsidR="007E6A2B">
        <w:t xml:space="preserve"> shipment back to customer</w:t>
      </w:r>
      <w:r w:rsidR="008F5787">
        <w:t xml:space="preserve"> (RTC).</w:t>
      </w:r>
    </w:p>
    <w:p w14:paraId="2279945F" w14:textId="17746384" w:rsidR="001B7B9F" w:rsidRDefault="001B7B9F" w:rsidP="00277C10">
      <w:pPr>
        <w:pStyle w:val="ListParagraph"/>
        <w:numPr>
          <w:ilvl w:val="0"/>
          <w:numId w:val="6"/>
        </w:numPr>
        <w:rPr>
          <w:ins w:id="113" w:author="Erwin Dela Pena/eCom - Reverse /SEA/Professional/Samsung Electronics" w:date="2022-10-17T16:17:00Z"/>
        </w:rPr>
      </w:pPr>
      <w:ins w:id="114" w:author="Erwin Dela Pena/eCom - Reverse /SEA/Professional/Samsung Electronics" w:date="2022-10-17T16:16:00Z">
        <w:r>
          <w:t xml:space="preserve">Missing Parts in a Hard Bundle: Item returned is missing items as part of a bundle </w:t>
        </w:r>
      </w:ins>
      <w:ins w:id="115" w:author="Erwin Dela Pena/eCom - Reverse /SEA/Professional/Samsung Electronics" w:date="2022-10-17T16:17:00Z">
        <w:r>
          <w:t>kit.</w:t>
        </w:r>
      </w:ins>
    </w:p>
    <w:p w14:paraId="74DCBA46" w14:textId="77777777" w:rsidR="001B7B9F" w:rsidRDefault="001B7B9F" w:rsidP="001B7B9F">
      <w:pPr>
        <w:pStyle w:val="ListParagraph"/>
        <w:numPr>
          <w:ilvl w:val="1"/>
          <w:numId w:val="6"/>
        </w:numPr>
        <w:rPr>
          <w:ins w:id="116" w:author="Erwin Dela Pena/eCom - Reverse /SEA/Professional/Samsung Electronics" w:date="2022-10-17T16:18:00Z"/>
        </w:rPr>
      </w:pPr>
      <w:ins w:id="117" w:author="Erwin Dela Pena/eCom - Reverse /SEA/Professional/Samsung Electronics" w:date="2022-10-17T16:18:00Z">
        <w:r>
          <w:t>3PL validates the SKU and S/N or IMEI as required.</w:t>
        </w:r>
      </w:ins>
    </w:p>
    <w:p w14:paraId="671A805D" w14:textId="666FC220" w:rsidR="001B7B9F" w:rsidRDefault="001B7B9F">
      <w:pPr>
        <w:pStyle w:val="ListParagraph"/>
        <w:numPr>
          <w:ilvl w:val="1"/>
          <w:numId w:val="6"/>
        </w:numPr>
        <w:rPr>
          <w:ins w:id="118" w:author="Erwin Dela Pena/eCom - Reverse /SEA/Professional/Samsung Electronics" w:date="2022-10-17T16:19:00Z"/>
        </w:rPr>
        <w:pPrChange w:id="119" w:author="Erwin Dela Pena/eCom - Reverse /SEA/Professional/Samsung Electronics" w:date="2022-10-17T16:17:00Z">
          <w:pPr>
            <w:pStyle w:val="ListParagraph"/>
            <w:numPr>
              <w:numId w:val="6"/>
            </w:numPr>
            <w:ind w:left="1080" w:hanging="360"/>
          </w:pPr>
        </w:pPrChange>
      </w:pPr>
      <w:ins w:id="120" w:author="Erwin Dela Pena/eCom - Reverse /SEA/Professional/Samsung Electronics" w:date="2022-10-17T16:18:00Z">
        <w:r>
          <w:t xml:space="preserve">If </w:t>
        </w:r>
        <w:r w:rsidR="002A0663">
          <w:t>bundle</w:t>
        </w:r>
        <w:r>
          <w:t xml:space="preserve"> is missing items that were part of the bundle, 3</w:t>
        </w:r>
      </w:ins>
      <w:ins w:id="121" w:author="Erwin Dela Pena/eCom - Reverse /SEA/Professional/Samsung Electronics" w:date="2022-10-17T16:19:00Z">
        <w:r>
          <w:t xml:space="preserve">PL processes under the disposition code of MSP. </w:t>
        </w:r>
      </w:ins>
    </w:p>
    <w:p w14:paraId="45A1641F" w14:textId="1C5319CC" w:rsidR="001B7B9F" w:rsidRDefault="001B7B9F">
      <w:pPr>
        <w:pStyle w:val="ListParagraph"/>
        <w:numPr>
          <w:ilvl w:val="1"/>
          <w:numId w:val="6"/>
        </w:numPr>
        <w:rPr>
          <w:ins w:id="122" w:author="Erwin Dela Pena/eCom - Reverse /SEA/Professional/Samsung Electronics" w:date="2022-10-17T16:19:00Z"/>
        </w:rPr>
        <w:pPrChange w:id="123" w:author="Erwin Dela Pena/eCom - Reverse /SEA/Professional/Samsung Electronics" w:date="2022-10-17T16:17:00Z">
          <w:pPr>
            <w:pStyle w:val="ListParagraph"/>
            <w:numPr>
              <w:numId w:val="6"/>
            </w:numPr>
            <w:ind w:left="1080" w:hanging="360"/>
          </w:pPr>
        </w:pPrChange>
      </w:pPr>
      <w:ins w:id="124" w:author="Erwin Dela Pena/eCom - Reverse /SEA/Professional/Samsung Electronics" w:date="2022-10-17T16:19:00Z">
        <w:r>
          <w:lastRenderedPageBreak/>
          <w:t>The item is given to the LPS team and the item is shipped back to the customer.</w:t>
        </w:r>
      </w:ins>
    </w:p>
    <w:p w14:paraId="77C90C0A" w14:textId="411374EE" w:rsidR="00170E08" w:rsidRDefault="00170E08" w:rsidP="00277C10">
      <w:pPr>
        <w:pStyle w:val="ListParagraph"/>
        <w:numPr>
          <w:ilvl w:val="0"/>
          <w:numId w:val="6"/>
        </w:numPr>
      </w:pPr>
      <w:r>
        <w:t>Customer Refusal Not W</w:t>
      </w:r>
      <w:r w:rsidRPr="00607BEF">
        <w:t>orking</w:t>
      </w:r>
      <w:r>
        <w:t xml:space="preserve">: Customer refuses the item sent to them and the refusal cannot be closed out by </w:t>
      </w:r>
      <w:r w:rsidR="00742BC1">
        <w:t>3PL</w:t>
      </w:r>
      <w:r>
        <w:t>.</w:t>
      </w:r>
    </w:p>
    <w:p w14:paraId="2FF44715" w14:textId="7C939824" w:rsidR="00170E08" w:rsidRDefault="00742BC1" w:rsidP="00277C10">
      <w:pPr>
        <w:pStyle w:val="ListParagraph"/>
        <w:numPr>
          <w:ilvl w:val="1"/>
          <w:numId w:val="6"/>
        </w:numPr>
      </w:pPr>
      <w:r>
        <w:t>3PL</w:t>
      </w:r>
      <w:r w:rsidR="00170E08">
        <w:t xml:space="preserve"> </w:t>
      </w:r>
      <w:r>
        <w:t>validates</w:t>
      </w:r>
      <w:r w:rsidR="003623A7">
        <w:t xml:space="preserve"> the SKU and S/N or </w:t>
      </w:r>
      <w:r w:rsidR="00170E08">
        <w:t>IMEI as required.</w:t>
      </w:r>
    </w:p>
    <w:p w14:paraId="4957C2E7" w14:textId="76CA3C12" w:rsidR="00170E08" w:rsidRDefault="00170E08" w:rsidP="00277C10">
      <w:pPr>
        <w:pStyle w:val="ListParagraph"/>
        <w:numPr>
          <w:ilvl w:val="1"/>
          <w:numId w:val="6"/>
        </w:numPr>
      </w:pPr>
      <w:r>
        <w:t xml:space="preserve">If the reverse delivery order (RDO) is not working or not found, the </w:t>
      </w:r>
      <w:r w:rsidRPr="002B6BD9">
        <w:t>information</w:t>
      </w:r>
      <w:r>
        <w:t xml:space="preserve"> is provided to </w:t>
      </w:r>
      <w:r w:rsidR="00742BC1">
        <w:t>LPS</w:t>
      </w:r>
      <w:r w:rsidR="00884A26">
        <w:t xml:space="preserve"> </w:t>
      </w:r>
      <w:r>
        <w:t>for research.</w:t>
      </w:r>
    </w:p>
    <w:p w14:paraId="46DCE7D4" w14:textId="3E0455D7" w:rsidR="00170E08" w:rsidRDefault="00742BC1" w:rsidP="00277C10">
      <w:pPr>
        <w:pStyle w:val="ListParagraph"/>
        <w:numPr>
          <w:ilvl w:val="1"/>
          <w:numId w:val="6"/>
        </w:numPr>
      </w:pPr>
      <w:r>
        <w:t>3PL</w:t>
      </w:r>
      <w:r w:rsidR="00170E08">
        <w:t xml:space="preserve"> logs the refusal onto </w:t>
      </w:r>
      <w:r w:rsidR="00BD3BCA">
        <w:t>Exceptions Report</w:t>
      </w:r>
      <w:r w:rsidR="00170E08">
        <w:t xml:space="preserve"> as ‘Refusal not working’.</w:t>
      </w:r>
    </w:p>
    <w:p w14:paraId="23B69253" w14:textId="7234B515" w:rsidR="00170E08" w:rsidRDefault="00BD3BCA" w:rsidP="00277C10">
      <w:pPr>
        <w:pStyle w:val="ListParagraph"/>
        <w:numPr>
          <w:ilvl w:val="1"/>
          <w:numId w:val="6"/>
        </w:numPr>
      </w:pPr>
      <w:r>
        <w:t>LPS</w:t>
      </w:r>
      <w:r w:rsidR="00170E08">
        <w:t xml:space="preserve"> provides a working RDO or RMA.</w:t>
      </w:r>
    </w:p>
    <w:p w14:paraId="2E18399E" w14:textId="272C748F" w:rsidR="00170E08" w:rsidRDefault="00742BC1" w:rsidP="00277C10">
      <w:pPr>
        <w:pStyle w:val="ListParagraph"/>
        <w:numPr>
          <w:ilvl w:val="1"/>
          <w:numId w:val="6"/>
        </w:numPr>
      </w:pPr>
      <w:r>
        <w:t>3PL</w:t>
      </w:r>
      <w:r w:rsidR="00170E08">
        <w:t xml:space="preserve"> processes the refusal and puts away.</w:t>
      </w:r>
    </w:p>
    <w:p w14:paraId="7CA16BC9" w14:textId="14C1DDF4" w:rsidR="00170E08" w:rsidRDefault="00742BC1" w:rsidP="00277C10">
      <w:pPr>
        <w:pStyle w:val="ListParagraph"/>
        <w:numPr>
          <w:ilvl w:val="1"/>
          <w:numId w:val="6"/>
        </w:numPr>
      </w:pPr>
      <w:r>
        <w:t>3PL</w:t>
      </w:r>
      <w:r w:rsidR="00170E08">
        <w:t xml:space="preserve"> c</w:t>
      </w:r>
      <w:r>
        <w:t>loses out the exception on the Exceptions Repor</w:t>
      </w:r>
      <w:r w:rsidR="00170E08">
        <w:t>t.</w:t>
      </w:r>
    </w:p>
    <w:p w14:paraId="57B10843" w14:textId="77777777" w:rsidR="00170E08" w:rsidRDefault="00170E08" w:rsidP="00277C10">
      <w:pPr>
        <w:pStyle w:val="ListParagraph"/>
        <w:numPr>
          <w:ilvl w:val="0"/>
          <w:numId w:val="6"/>
        </w:numPr>
      </w:pPr>
      <w:r>
        <w:t>Cancelled Order: Product was shipped out but is returned due to customer cancellation.</w:t>
      </w:r>
    </w:p>
    <w:p w14:paraId="3D96D120" w14:textId="39F644E1" w:rsidR="00170E08" w:rsidRDefault="00BD3BCA" w:rsidP="00277C10">
      <w:pPr>
        <w:pStyle w:val="ListParagraph"/>
        <w:numPr>
          <w:ilvl w:val="1"/>
          <w:numId w:val="6"/>
        </w:numPr>
      </w:pPr>
      <w:r>
        <w:t>3PL</w:t>
      </w:r>
      <w:r w:rsidR="00170E08">
        <w:t xml:space="preserve"> performs dock scan and arrival scan of the product.</w:t>
      </w:r>
    </w:p>
    <w:p w14:paraId="5DE189D9" w14:textId="7B212229" w:rsidR="00170E08" w:rsidRDefault="00BD3BCA" w:rsidP="00277C10">
      <w:pPr>
        <w:pStyle w:val="ListParagraph"/>
        <w:numPr>
          <w:ilvl w:val="1"/>
          <w:numId w:val="6"/>
        </w:numPr>
      </w:pPr>
      <w:r>
        <w:t>3PL</w:t>
      </w:r>
      <w:r w:rsidR="00170E08">
        <w:t xml:space="preserve"> receives the return, inspects the product, and reviews the PO ID.</w:t>
      </w:r>
    </w:p>
    <w:p w14:paraId="6F0A4CC3" w14:textId="382DC86A" w:rsidR="00812992" w:rsidRDefault="00BD3BCA" w:rsidP="00277C10">
      <w:pPr>
        <w:pStyle w:val="ListParagraph"/>
        <w:numPr>
          <w:ilvl w:val="2"/>
          <w:numId w:val="6"/>
        </w:numPr>
      </w:pPr>
      <w:r>
        <w:t xml:space="preserve">3PL checks </w:t>
      </w:r>
      <w:r w:rsidRPr="003623A7">
        <w:rPr>
          <w:b/>
          <w:color w:val="244061" w:themeColor="accent1" w:themeShade="80"/>
        </w:rPr>
        <w:t>Workbench</w:t>
      </w:r>
      <w:r>
        <w:t xml:space="preserve"> and 3PL WMS</w:t>
      </w:r>
      <w:r w:rsidR="00812992">
        <w:t xml:space="preserve"> </w:t>
      </w:r>
      <w:r w:rsidR="003623A7">
        <w:t>for order status.</w:t>
      </w:r>
    </w:p>
    <w:p w14:paraId="4F6E6159" w14:textId="22262C19" w:rsidR="003623A7" w:rsidRDefault="003623A7" w:rsidP="003623A7">
      <w:pPr>
        <w:pStyle w:val="ListParagraph"/>
        <w:numPr>
          <w:ilvl w:val="3"/>
          <w:numId w:val="6"/>
        </w:numPr>
      </w:pPr>
      <w:r>
        <w:t xml:space="preserve">Status shows order was </w:t>
      </w:r>
      <w:r w:rsidR="00043E32">
        <w:t>‘</w:t>
      </w:r>
      <w:r>
        <w:t>Cancelled</w:t>
      </w:r>
      <w:r w:rsidR="00043E32">
        <w:t>’</w:t>
      </w:r>
      <w:r>
        <w:t xml:space="preserve"> by customer.</w:t>
      </w:r>
    </w:p>
    <w:p w14:paraId="4CFA74A4" w14:textId="77777777" w:rsidR="00ED0208" w:rsidRDefault="00BD3BCA" w:rsidP="00776F85">
      <w:pPr>
        <w:pStyle w:val="ListParagraph"/>
        <w:numPr>
          <w:ilvl w:val="2"/>
          <w:numId w:val="6"/>
        </w:numPr>
      </w:pPr>
      <w:r>
        <w:lastRenderedPageBreak/>
        <w:t>3PL</w:t>
      </w:r>
      <w:r w:rsidR="00812992">
        <w:t xml:space="preserve"> verifies the SKUs in </w:t>
      </w:r>
      <w:r>
        <w:t>3PL WMS</w:t>
      </w:r>
      <w:r w:rsidR="00812992">
        <w:t>.</w:t>
      </w:r>
    </w:p>
    <w:p w14:paraId="15769C76" w14:textId="4CD4E9B4" w:rsidR="00776F85" w:rsidRDefault="00ED0208" w:rsidP="00ED0208">
      <w:pPr>
        <w:pStyle w:val="ListParagraph"/>
        <w:ind w:left="2520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EF19EBF" wp14:editId="3DB5CE18">
                <wp:simplePos x="0" y="0"/>
                <wp:positionH relativeFrom="margin">
                  <wp:align>left</wp:align>
                </wp:positionH>
                <wp:positionV relativeFrom="paragraph">
                  <wp:posOffset>2425700</wp:posOffset>
                </wp:positionV>
                <wp:extent cx="6858000" cy="156210"/>
                <wp:effectExtent l="0" t="0" r="0" b="0"/>
                <wp:wrapTopAndBottom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0" cy="15621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8D7BB1E" w14:textId="77777777" w:rsidR="00ED0208" w:rsidRPr="00AD665A" w:rsidRDefault="00ED0208" w:rsidP="00ED0208">
                            <w:pPr>
                              <w:pStyle w:val="Caption"/>
                              <w:rPr>
                                <w:noProof/>
                                <w:color w:val="auto"/>
                                <w:sz w:val="16"/>
                              </w:rPr>
                            </w:pPr>
                            <w:r>
                              <w:rPr>
                                <w:color w:val="auto"/>
                                <w:sz w:val="16"/>
                              </w:rPr>
                              <w:t xml:space="preserve">Check Workbench to check SKU and verify Status.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F19EBF" id="Text Box 12" o:spid="_x0000_s1032" type="#_x0000_t202" style="position:absolute;left:0;text-align:left;margin-left:0;margin-top:191pt;width:540pt;height:12.3pt;z-index:25167360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" stroked="f">
                <v:textbox inset="0,0,0,0">
                  <w:txbxContent>
                    <w:p w14:paraId="68D7BB1E" w14:textId="77777777" w:rsidR="00ED0208" w:rsidRPr="00AD665A" w:rsidRDefault="00ED0208" w:rsidP="00ED0208">
                      <w:pPr>
                        <w:pStyle w:val="Caption"/>
                        <w:rPr>
                          <w:noProof/>
                          <w:color w:val="auto"/>
                          <w:sz w:val="16"/>
                        </w:rPr>
                      </w:pPr>
                      <w:r>
                        <w:rPr>
                          <w:color w:val="auto"/>
                          <w:sz w:val="16"/>
                        </w:rPr>
                        <w:t xml:space="preserve">Check Workbench to check SKU and verify Status. 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2D18C5">
        <w:rPr>
          <w:noProof/>
          <w:lang w:eastAsia="en-US"/>
        </w:rPr>
        <w:drawing>
          <wp:anchor distT="0" distB="0" distL="114300" distR="114300" simplePos="0" relativeHeight="251671552" behindDoc="0" locked="0" layoutInCell="1" allowOverlap="1" wp14:anchorId="333CC5D5" wp14:editId="2B492BAC">
            <wp:simplePos x="0" y="0"/>
            <wp:positionH relativeFrom="margin">
              <wp:align>left</wp:align>
            </wp:positionH>
            <wp:positionV relativeFrom="paragraph">
              <wp:posOffset>195580</wp:posOffset>
            </wp:positionV>
            <wp:extent cx="6858000" cy="2190115"/>
            <wp:effectExtent l="0" t="0" r="0" b="635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EP_Cancelled Status_RMA_Workbench_Snip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F5134D" w14:textId="0AC6E0A2" w:rsidR="00ED0208" w:rsidRDefault="00975D74" w:rsidP="00151A2B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076892F" wp14:editId="586C6EB6">
                <wp:simplePos x="0" y="0"/>
                <wp:positionH relativeFrom="column">
                  <wp:posOffset>3075305</wp:posOffset>
                </wp:positionH>
                <wp:positionV relativeFrom="paragraph">
                  <wp:posOffset>4010675</wp:posOffset>
                </wp:positionV>
                <wp:extent cx="2377440" cy="203835"/>
                <wp:effectExtent l="0" t="0" r="3810" b="5715"/>
                <wp:wrapTopAndBottom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7440" cy="2038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B18C798" w14:textId="3B475C3B" w:rsidR="002D18C5" w:rsidRPr="002D18C5" w:rsidRDefault="002D18C5" w:rsidP="002D18C5">
                            <w:pPr>
                              <w:pStyle w:val="Caption"/>
                              <w:rPr>
                                <w:noProof/>
                                <w:color w:val="auto"/>
                                <w:sz w:val="16"/>
                                <w:szCs w:val="16"/>
                              </w:rPr>
                            </w:pPr>
                            <w:r w:rsidRPr="002D18C5">
                              <w:rPr>
                                <w:color w:val="auto"/>
                                <w:sz w:val="16"/>
                                <w:szCs w:val="16"/>
                              </w:rPr>
                              <w:t>Example of completed order in GMP.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76892F" id="Text Box 2" o:spid="_x0000_s1033" type="#_x0000_t202" style="position:absolute;margin-left:242.15pt;margin-top:315.8pt;width:187.2pt;height:16.0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" stroked="f">
                <v:textbox inset="0,0,0,0">
                  <w:txbxContent>
                    <w:p w14:paraId="3B18C798" w14:textId="3B475C3B" w:rsidR="002D18C5" w:rsidRPr="002D18C5" w:rsidRDefault="002D18C5" w:rsidP="002D18C5">
                      <w:pPr>
                        <w:pStyle w:val="Caption"/>
                        <w:rPr>
                          <w:noProof/>
                          <w:color w:val="auto"/>
                          <w:sz w:val="16"/>
                          <w:szCs w:val="16"/>
                        </w:rPr>
                      </w:pPr>
                      <w:r w:rsidRPr="002D18C5">
                        <w:rPr>
                          <w:color w:val="auto"/>
                          <w:sz w:val="16"/>
                          <w:szCs w:val="16"/>
                        </w:rPr>
                        <w:t>Example of completed order in GMP.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C6F7E9D" wp14:editId="2B659BEB">
                <wp:simplePos x="0" y="0"/>
                <wp:positionH relativeFrom="margin">
                  <wp:align>left</wp:align>
                </wp:positionH>
                <wp:positionV relativeFrom="paragraph">
                  <wp:posOffset>3185869</wp:posOffset>
                </wp:positionV>
                <wp:extent cx="1575435" cy="168275"/>
                <wp:effectExtent l="0" t="0" r="5715" b="3175"/>
                <wp:wrapTopAndBottom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5435" cy="1682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AFDB125" w14:textId="77777777" w:rsidR="00EC0C8A" w:rsidRPr="00023AC7" w:rsidRDefault="00EC0C8A" w:rsidP="00EC0C8A">
                            <w:pPr>
                              <w:pStyle w:val="Caption"/>
                              <w:rPr>
                                <w:noProof/>
                                <w:color w:val="auto"/>
                                <w:sz w:val="16"/>
                              </w:rPr>
                            </w:pPr>
                            <w:r>
                              <w:rPr>
                                <w:color w:val="auto"/>
                                <w:sz w:val="16"/>
                              </w:rPr>
                              <w:t>Example of cancelled order in GMP.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6F7E9D" id="Text Box 24" o:spid="_x0000_s1034" type="#_x0000_t202" style="position:absolute;margin-left:0;margin-top:250.85pt;width:124.05pt;height:13.2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" stroked="f">
                <v:textbox inset="0,0,0,0">
                  <w:txbxContent>
                    <w:p w14:paraId="1AFDB125" w14:textId="77777777" w:rsidR="00EC0C8A" w:rsidRPr="00023AC7" w:rsidRDefault="00EC0C8A" w:rsidP="00EC0C8A">
                      <w:pPr>
                        <w:pStyle w:val="Caption"/>
                        <w:rPr>
                          <w:noProof/>
                          <w:color w:val="auto"/>
                          <w:sz w:val="16"/>
                        </w:rPr>
                      </w:pPr>
                      <w:r>
                        <w:rPr>
                          <w:color w:val="auto"/>
                          <w:sz w:val="16"/>
                        </w:rPr>
                        <w:t>Example of cancelled order in GMP.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  <w:lang w:eastAsia="en-US"/>
        </w:rPr>
        <w:drawing>
          <wp:anchor distT="0" distB="0" distL="114300" distR="114300" simplePos="0" relativeHeight="251679744" behindDoc="0" locked="0" layoutInCell="1" allowOverlap="1" wp14:anchorId="7E8358AA" wp14:editId="4A8090EA">
            <wp:simplePos x="0" y="0"/>
            <wp:positionH relativeFrom="margin">
              <wp:align>right</wp:align>
            </wp:positionH>
            <wp:positionV relativeFrom="paragraph">
              <wp:posOffset>2531169</wp:posOffset>
            </wp:positionV>
            <wp:extent cx="3833495" cy="1457960"/>
            <wp:effectExtent l="0" t="0" r="0" b="889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EP_Completed Order_GMP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3495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US"/>
        </w:rPr>
        <w:drawing>
          <wp:anchor distT="0" distB="0" distL="114300" distR="114300" simplePos="0" relativeHeight="251675648" behindDoc="0" locked="0" layoutInCell="1" allowOverlap="1" wp14:anchorId="1CAC3A37" wp14:editId="43DC32D4">
            <wp:simplePos x="0" y="0"/>
            <wp:positionH relativeFrom="margin">
              <wp:align>left</wp:align>
            </wp:positionH>
            <wp:positionV relativeFrom="paragraph">
              <wp:posOffset>2521807</wp:posOffset>
            </wp:positionV>
            <wp:extent cx="2882900" cy="635635"/>
            <wp:effectExtent l="0" t="0" r="0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EP_Cancelled Order_GMP.JP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027905" w14:textId="77777777" w:rsidR="00975D74" w:rsidRDefault="00975D74" w:rsidP="00975D74">
      <w:pPr>
        <w:pStyle w:val="ListParagraph"/>
        <w:ind w:left="1800"/>
      </w:pPr>
    </w:p>
    <w:p w14:paraId="2539D5E2" w14:textId="4F92FD0B" w:rsidR="00170E08" w:rsidRDefault="00D35AFC" w:rsidP="00277C10">
      <w:pPr>
        <w:pStyle w:val="ListParagraph"/>
        <w:numPr>
          <w:ilvl w:val="1"/>
          <w:numId w:val="6"/>
        </w:numPr>
      </w:pPr>
      <w:r>
        <w:t>3PL logs the product onto the Exceptions Report</w:t>
      </w:r>
      <w:r w:rsidR="00170E08">
        <w:t>.</w:t>
      </w:r>
    </w:p>
    <w:p w14:paraId="36CF089B" w14:textId="3F2DC7BA" w:rsidR="00170E08" w:rsidRDefault="003623A7" w:rsidP="00277C10">
      <w:pPr>
        <w:pStyle w:val="ListParagraph"/>
        <w:numPr>
          <w:ilvl w:val="1"/>
          <w:numId w:val="6"/>
        </w:numPr>
      </w:pPr>
      <w:r>
        <w:t xml:space="preserve">The </w:t>
      </w:r>
      <w:r w:rsidR="00170E08" w:rsidRPr="00B4740C">
        <w:t xml:space="preserve">LPS </w:t>
      </w:r>
      <w:r w:rsidR="00884A26">
        <w:t>Inventory</w:t>
      </w:r>
      <w:r>
        <w:t xml:space="preserve"> team</w:t>
      </w:r>
      <w:r w:rsidR="00884A26">
        <w:t xml:space="preserve"> </w:t>
      </w:r>
      <w:r w:rsidR="00170E08">
        <w:t xml:space="preserve">reviews the cancelled order and provides instructions to </w:t>
      </w:r>
      <w:r w:rsidR="00D35AFC">
        <w:t>3PL</w:t>
      </w:r>
      <w:r w:rsidR="00170E08">
        <w:t xml:space="preserve"> regarding </w:t>
      </w:r>
      <w:r w:rsidR="00170E08" w:rsidRPr="00776F85">
        <w:t>inventory adjustment</w:t>
      </w:r>
      <w:r w:rsidR="00170E08">
        <w:t xml:space="preserve"> as required.</w:t>
      </w:r>
    </w:p>
    <w:p w14:paraId="4E508F5D" w14:textId="4700F102" w:rsidR="00776F85" w:rsidRDefault="003623A7" w:rsidP="00776F85">
      <w:pPr>
        <w:pStyle w:val="ListParagraph"/>
        <w:numPr>
          <w:ilvl w:val="2"/>
          <w:numId w:val="6"/>
        </w:numPr>
      </w:pPr>
      <w:r>
        <w:t xml:space="preserve">The </w:t>
      </w:r>
      <w:r w:rsidR="00884A26">
        <w:t>LPS Inventory</w:t>
      </w:r>
      <w:r>
        <w:t xml:space="preserve"> team</w:t>
      </w:r>
      <w:r w:rsidR="00776F85">
        <w:t xml:space="preserve"> provides </w:t>
      </w:r>
      <w:r>
        <w:t>instructions</w:t>
      </w:r>
      <w:r w:rsidR="00776F85">
        <w:t xml:space="preserve"> for adjustments in 3PL WMS.</w:t>
      </w:r>
    </w:p>
    <w:p w14:paraId="432A3497" w14:textId="0EA70398" w:rsidR="00FB07A2" w:rsidRDefault="00170E08" w:rsidP="00277C10">
      <w:pPr>
        <w:pStyle w:val="ListParagraph"/>
        <w:numPr>
          <w:ilvl w:val="1"/>
          <w:numId w:val="6"/>
        </w:numPr>
      </w:pPr>
      <w:r>
        <w:lastRenderedPageBreak/>
        <w:t>Th</w:t>
      </w:r>
      <w:r w:rsidR="00A92365">
        <w:t>e product is closed out on the Exceptions Repor</w:t>
      </w:r>
      <w:r>
        <w:t>t after inventory adjustment is complete.</w:t>
      </w:r>
    </w:p>
    <w:p w14:paraId="118BCA92" w14:textId="515C5EBF" w:rsidR="00722440" w:rsidRDefault="002E00A8" w:rsidP="00722440">
      <w:pPr>
        <w:pStyle w:val="ListParagraph"/>
        <w:numPr>
          <w:ilvl w:val="0"/>
          <w:numId w:val="6"/>
        </w:numPr>
      </w:pPr>
      <w:r>
        <w:t>Related Documents</w:t>
      </w:r>
    </w:p>
    <w:p w14:paraId="5FABB554" w14:textId="77777777" w:rsidR="003966BA" w:rsidRPr="003966BA" w:rsidRDefault="003966BA" w:rsidP="003966BA">
      <w:pPr>
        <w:pStyle w:val="ListParagraph"/>
        <w:ind w:left="1080"/>
        <w:rPr>
          <w:sz w:val="10"/>
          <w:szCs w:val="10"/>
        </w:rPr>
      </w:pPr>
    </w:p>
    <w:p w14:paraId="631D27CF" w14:textId="3FADCB16" w:rsidR="00305293" w:rsidRDefault="00C92DEF" w:rsidP="00722440">
      <w:pPr>
        <w:pStyle w:val="ListParagraph"/>
        <w:ind w:left="1080"/>
      </w:pPr>
      <w:r>
        <w:fldChar w:fldCharType="begin"/>
      </w:r>
      <w:r>
        <w:instrText xml:space="preserve"> LINK Excel.Sheet.12 "C:\\Users\\a.raja\\Documents\\Fraud reporting.xlsx" "" \a \p \f 0 </w:instrText>
      </w:r>
      <w:r>
        <w:fldChar w:fldCharType="separate"/>
      </w:r>
      <w:r w:rsidR="005942CE">
        <w:object w:dxaOrig="1508" w:dyaOrig="982" w14:anchorId="5D1AB7B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3pt;height:49.4pt" o:ole="">
            <v:imagedata r:id="rId25" o:title=""/>
          </v:shape>
        </w:object>
      </w:r>
      <w:r>
        <w:fldChar w:fldCharType="end"/>
      </w:r>
    </w:p>
    <w:p w14:paraId="448BA363" w14:textId="1CBB4C63" w:rsidR="0097542D" w:rsidRDefault="0097542D" w:rsidP="0097542D">
      <w:pPr>
        <w:pStyle w:val="ListParagraph"/>
        <w:ind w:left="1080"/>
      </w:pPr>
      <w:r>
        <w:object w:dxaOrig="1508" w:dyaOrig="982" w14:anchorId="4ED8F085">
          <v:shape id="_x0000_i1026" type="#_x0000_t75" style="width:74.5pt;height:49.4pt" o:ole="">
            <v:imagedata r:id="rId26" o:title=""/>
          </v:shape>
          <o:OLEObject Type="Embed" ProgID="Excel.Sheet.12" ShapeID="_x0000_i1026" DrawAspect="Icon" ObjectID="_1764419970" r:id="rId27"/>
        </w:object>
      </w:r>
    </w:p>
    <w:p w14:paraId="483EAC05" w14:textId="568C12CB" w:rsidR="00D270B7" w:rsidRDefault="00722440" w:rsidP="0097542D">
      <w:pPr>
        <w:pStyle w:val="ListParagraph"/>
        <w:ind w:left="1080"/>
      </w:pPr>
      <w:r>
        <w:fldChar w:fldCharType="begin"/>
      </w:r>
      <w:r>
        <w:instrText xml:space="preserve"> LINK Excel.Sheet.12 "C:\\Users\\a.raja\\Documents\\ECOM Daily Reports 07242021.xlsx" "" \a \p \f 0 </w:instrText>
      </w:r>
      <w:r>
        <w:fldChar w:fldCharType="separate"/>
      </w:r>
      <w:r w:rsidR="005942CE">
        <w:object w:dxaOrig="1508" w:dyaOrig="982" w14:anchorId="55068344">
          <v:shape id="_x0000_i1027" type="#_x0000_t75" style="width:75.3pt;height:49.4pt" o:ole="">
            <v:imagedata r:id="rId28" o:title=""/>
          </v:shape>
        </w:object>
      </w:r>
      <w:r>
        <w:fldChar w:fldCharType="end"/>
      </w:r>
    </w:p>
    <w:sectPr w:rsidR="00D270B7" w:rsidSect="00696DB0">
      <w:footerReference w:type="default" r:id="rId29"/>
      <w:pgSz w:w="12240" w:h="15840"/>
      <w:pgMar w:top="720" w:right="720" w:bottom="720" w:left="72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580D14" w14:textId="77777777" w:rsidR="00A246D4" w:rsidRDefault="00A246D4" w:rsidP="00696DB0">
      <w:pPr>
        <w:spacing w:after="0" w:line="240" w:lineRule="auto"/>
      </w:pPr>
      <w:r>
        <w:separator/>
      </w:r>
    </w:p>
  </w:endnote>
  <w:endnote w:type="continuationSeparator" w:id="0">
    <w:p w14:paraId="01ACE885" w14:textId="77777777" w:rsidR="00A246D4" w:rsidRDefault="00A246D4" w:rsidP="00696D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16057480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14:paraId="432A34A1" w14:textId="4B19219D" w:rsidR="00B4740C" w:rsidRDefault="00B4740C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942CE">
          <w:rPr>
            <w:noProof/>
          </w:rPr>
          <w:t>8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sdt>
    <w:sdtPr>
      <w:alias w:val="Title"/>
      <w:tag w:val=""/>
      <w:id w:val="29696084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432A34A2" w14:textId="3D14CC77" w:rsidR="00B4740C" w:rsidRDefault="00B4740C" w:rsidP="00696DB0">
        <w:pPr>
          <w:pStyle w:val="Footer"/>
          <w:jc w:val="center"/>
        </w:pPr>
        <w:r>
          <w:t xml:space="preserve">SOP – </w:t>
        </w:r>
        <w:proofErr w:type="spellStart"/>
        <w:r w:rsidR="00421D77">
          <w:t>eComm</w:t>
        </w:r>
        <w:proofErr w:type="spellEnd"/>
        <w:r w:rsidR="00421D77">
          <w:t xml:space="preserve"> </w:t>
        </w:r>
        <w:r>
          <w:t>Returns Exceptions Processing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8D39AD" w14:textId="77777777" w:rsidR="00A246D4" w:rsidRDefault="00A246D4" w:rsidP="00696DB0">
      <w:pPr>
        <w:spacing w:after="0" w:line="240" w:lineRule="auto"/>
      </w:pPr>
      <w:r>
        <w:separator/>
      </w:r>
    </w:p>
  </w:footnote>
  <w:footnote w:type="continuationSeparator" w:id="0">
    <w:p w14:paraId="22C9C379" w14:textId="77777777" w:rsidR="00A246D4" w:rsidRDefault="00A246D4" w:rsidP="00696D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DD0E6D"/>
    <w:multiLevelType w:val="multilevel"/>
    <w:tmpl w:val="DD98B39E"/>
    <w:lvl w:ilvl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lowerLetter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1" w15:restartNumberingAfterBreak="0">
    <w:nsid w:val="4F203FCD"/>
    <w:multiLevelType w:val="hybridMultilevel"/>
    <w:tmpl w:val="58E480D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511233A"/>
    <w:multiLevelType w:val="hybridMultilevel"/>
    <w:tmpl w:val="4DAC1A48"/>
    <w:lvl w:ilvl="0" w:tplc="0409001B">
      <w:start w:val="1"/>
      <w:numFmt w:val="lowerRoman"/>
      <w:lvlText w:val="%1."/>
      <w:lvlJc w:val="righ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6B904567"/>
    <w:multiLevelType w:val="hybridMultilevel"/>
    <w:tmpl w:val="E1A2A2A4"/>
    <w:lvl w:ilvl="0" w:tplc="287687E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B02282F0">
      <w:start w:val="1"/>
      <w:numFmt w:val="lowerLetter"/>
      <w:lvlText w:val="%2."/>
      <w:lvlJc w:val="left"/>
      <w:pPr>
        <w:ind w:left="1800" w:hanging="360"/>
      </w:pPr>
      <w:rPr>
        <w:rFonts w:asciiTheme="minorHAnsi" w:eastAsiaTheme="minorEastAsia" w:hAnsiTheme="minorHAnsi" w:cstheme="minorBidi"/>
      </w:rPr>
    </w:lvl>
    <w:lvl w:ilvl="2" w:tplc="71B0E01E">
      <w:start w:val="1"/>
      <w:numFmt w:val="lowerRoman"/>
      <w:lvlText w:val="%3."/>
      <w:lvlJc w:val="right"/>
      <w:pPr>
        <w:ind w:left="2520" w:hanging="180"/>
      </w:pPr>
      <w:rPr>
        <w:rFonts w:asciiTheme="minorHAnsi" w:eastAsiaTheme="minorEastAsia" w:hAnsiTheme="minorHAnsi" w:cstheme="minorBidi"/>
      </w:rPr>
    </w:lvl>
    <w:lvl w:ilvl="3" w:tplc="10DC3CEA">
      <w:start w:val="1"/>
      <w:numFmt w:val="decimal"/>
      <w:lvlText w:val="%4."/>
      <w:lvlJc w:val="left"/>
      <w:pPr>
        <w:ind w:left="3240" w:hanging="360"/>
      </w:pPr>
      <w:rPr>
        <w:rFonts w:asciiTheme="minorHAnsi" w:eastAsiaTheme="minorEastAsia" w:hAnsiTheme="minorHAnsi" w:cstheme="minorBidi"/>
      </w:r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61E62040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9DB1058"/>
    <w:multiLevelType w:val="hybridMultilevel"/>
    <w:tmpl w:val="8E7A44DE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7E71139F"/>
    <w:multiLevelType w:val="hybridMultilevel"/>
    <w:tmpl w:val="E55CB4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67F0CF54">
      <w:start w:val="1"/>
      <w:numFmt w:val="lowerRoman"/>
      <w:lvlText w:val="%3."/>
      <w:lvlJc w:val="right"/>
      <w:pPr>
        <w:ind w:left="2160" w:hanging="180"/>
      </w:pPr>
      <w:rPr>
        <w:rFonts w:asciiTheme="minorHAnsi" w:eastAsiaTheme="minorEastAsia" w:hAnsiTheme="minorHAnsi" w:cstheme="minorBidi"/>
      </w:rPr>
    </w:lvl>
    <w:lvl w:ilvl="3" w:tplc="F9D89202">
      <w:start w:val="1"/>
      <w:numFmt w:val="decimal"/>
      <w:lvlText w:val="%4."/>
      <w:lvlJc w:val="left"/>
      <w:pPr>
        <w:ind w:left="2880" w:hanging="360"/>
      </w:pPr>
      <w:rPr>
        <w:b w:val="0"/>
        <w:color w:val="auto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2"/>
  </w:num>
  <w:num w:numId="5">
    <w:abstractNumId w:val="3"/>
  </w:num>
  <w:num w:numId="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CORP\e.delapena">
    <w15:presenceInfo w15:providerId="None" w15:userId="CORP\e.delapena"/>
  </w15:person>
  <w15:person w15:author="Erwin Dela Pena/eCom - Reverse /SEA/Professional/Samsung Electronics">
    <w15:presenceInfo w15:providerId="AD" w15:userId="S-1-5-21-1569490900-2152479555-3239727262-616019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trackRevisions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0A8"/>
    <w:rsid w:val="00001413"/>
    <w:rsid w:val="0001075B"/>
    <w:rsid w:val="0001399C"/>
    <w:rsid w:val="000202EB"/>
    <w:rsid w:val="00043E32"/>
    <w:rsid w:val="00044E31"/>
    <w:rsid w:val="00052708"/>
    <w:rsid w:val="000541E0"/>
    <w:rsid w:val="00061F3F"/>
    <w:rsid w:val="00064216"/>
    <w:rsid w:val="00065D22"/>
    <w:rsid w:val="00072CED"/>
    <w:rsid w:val="00087D73"/>
    <w:rsid w:val="000928D1"/>
    <w:rsid w:val="000A33B5"/>
    <w:rsid w:val="000A4433"/>
    <w:rsid w:val="000B397C"/>
    <w:rsid w:val="000B7268"/>
    <w:rsid w:val="000D1E2C"/>
    <w:rsid w:val="000E0DDE"/>
    <w:rsid w:val="000E5961"/>
    <w:rsid w:val="000F1CFF"/>
    <w:rsid w:val="000F6083"/>
    <w:rsid w:val="00105082"/>
    <w:rsid w:val="001257B4"/>
    <w:rsid w:val="00136C22"/>
    <w:rsid w:val="00136C79"/>
    <w:rsid w:val="00140C98"/>
    <w:rsid w:val="0014669B"/>
    <w:rsid w:val="00147EBB"/>
    <w:rsid w:val="00151A2B"/>
    <w:rsid w:val="00155451"/>
    <w:rsid w:val="00170E08"/>
    <w:rsid w:val="00171D72"/>
    <w:rsid w:val="00172F9F"/>
    <w:rsid w:val="001830F8"/>
    <w:rsid w:val="001B2DC9"/>
    <w:rsid w:val="001B7B9F"/>
    <w:rsid w:val="00200262"/>
    <w:rsid w:val="00205CBF"/>
    <w:rsid w:val="00206DB2"/>
    <w:rsid w:val="002127CB"/>
    <w:rsid w:val="00216C2C"/>
    <w:rsid w:val="00221E77"/>
    <w:rsid w:val="00221F26"/>
    <w:rsid w:val="00222FEB"/>
    <w:rsid w:val="0022769F"/>
    <w:rsid w:val="00245D6A"/>
    <w:rsid w:val="002464B4"/>
    <w:rsid w:val="002465B4"/>
    <w:rsid w:val="0025117F"/>
    <w:rsid w:val="002516C7"/>
    <w:rsid w:val="0025526A"/>
    <w:rsid w:val="0025526B"/>
    <w:rsid w:val="0026159E"/>
    <w:rsid w:val="0026291E"/>
    <w:rsid w:val="002749F6"/>
    <w:rsid w:val="00277C10"/>
    <w:rsid w:val="00287C03"/>
    <w:rsid w:val="00295E0F"/>
    <w:rsid w:val="002A0663"/>
    <w:rsid w:val="002A498B"/>
    <w:rsid w:val="002B2E25"/>
    <w:rsid w:val="002B6BD9"/>
    <w:rsid w:val="002B79B2"/>
    <w:rsid w:val="002C1787"/>
    <w:rsid w:val="002D18C5"/>
    <w:rsid w:val="002E00A8"/>
    <w:rsid w:val="002E199B"/>
    <w:rsid w:val="002E4553"/>
    <w:rsid w:val="002E47F6"/>
    <w:rsid w:val="002F31D8"/>
    <w:rsid w:val="002F3D22"/>
    <w:rsid w:val="00301E8D"/>
    <w:rsid w:val="00305293"/>
    <w:rsid w:val="003055AE"/>
    <w:rsid w:val="003111E4"/>
    <w:rsid w:val="003200D0"/>
    <w:rsid w:val="00324688"/>
    <w:rsid w:val="00343223"/>
    <w:rsid w:val="00354052"/>
    <w:rsid w:val="003623A7"/>
    <w:rsid w:val="00371142"/>
    <w:rsid w:val="00374B67"/>
    <w:rsid w:val="00383632"/>
    <w:rsid w:val="003966BA"/>
    <w:rsid w:val="003A148C"/>
    <w:rsid w:val="003D563A"/>
    <w:rsid w:val="003D5CA4"/>
    <w:rsid w:val="003F68F5"/>
    <w:rsid w:val="00416680"/>
    <w:rsid w:val="00421D77"/>
    <w:rsid w:val="00430746"/>
    <w:rsid w:val="00432D40"/>
    <w:rsid w:val="00434324"/>
    <w:rsid w:val="00453519"/>
    <w:rsid w:val="00460F48"/>
    <w:rsid w:val="00470576"/>
    <w:rsid w:val="0047208B"/>
    <w:rsid w:val="00490678"/>
    <w:rsid w:val="004976F6"/>
    <w:rsid w:val="004B42F7"/>
    <w:rsid w:val="004C4ED6"/>
    <w:rsid w:val="004C69EB"/>
    <w:rsid w:val="004D082A"/>
    <w:rsid w:val="004D3290"/>
    <w:rsid w:val="004D3AE6"/>
    <w:rsid w:val="004E482C"/>
    <w:rsid w:val="004E4EAF"/>
    <w:rsid w:val="004E7FD6"/>
    <w:rsid w:val="00500846"/>
    <w:rsid w:val="00501943"/>
    <w:rsid w:val="005119ED"/>
    <w:rsid w:val="00513D31"/>
    <w:rsid w:val="00521C02"/>
    <w:rsid w:val="00525539"/>
    <w:rsid w:val="00527099"/>
    <w:rsid w:val="00527C7D"/>
    <w:rsid w:val="00533DB0"/>
    <w:rsid w:val="00545AF2"/>
    <w:rsid w:val="005462CE"/>
    <w:rsid w:val="005500BA"/>
    <w:rsid w:val="00552C4E"/>
    <w:rsid w:val="0056264F"/>
    <w:rsid w:val="005648FB"/>
    <w:rsid w:val="00573730"/>
    <w:rsid w:val="00574369"/>
    <w:rsid w:val="00581CF0"/>
    <w:rsid w:val="00585222"/>
    <w:rsid w:val="005901E7"/>
    <w:rsid w:val="005942CE"/>
    <w:rsid w:val="005A03B7"/>
    <w:rsid w:val="005A5020"/>
    <w:rsid w:val="005A6326"/>
    <w:rsid w:val="005A760B"/>
    <w:rsid w:val="005B0785"/>
    <w:rsid w:val="005B1CBF"/>
    <w:rsid w:val="005C12C5"/>
    <w:rsid w:val="005C7205"/>
    <w:rsid w:val="005E6BCB"/>
    <w:rsid w:val="005F3DFF"/>
    <w:rsid w:val="00606AA8"/>
    <w:rsid w:val="00607BEF"/>
    <w:rsid w:val="00622D47"/>
    <w:rsid w:val="0062697A"/>
    <w:rsid w:val="00627F5D"/>
    <w:rsid w:val="00630A23"/>
    <w:rsid w:val="006529D5"/>
    <w:rsid w:val="006557A3"/>
    <w:rsid w:val="0065740C"/>
    <w:rsid w:val="00662C7F"/>
    <w:rsid w:val="0066546E"/>
    <w:rsid w:val="00675725"/>
    <w:rsid w:val="00681A16"/>
    <w:rsid w:val="00681E0A"/>
    <w:rsid w:val="00696DB0"/>
    <w:rsid w:val="006A5ABE"/>
    <w:rsid w:val="006B2FEE"/>
    <w:rsid w:val="006B35AE"/>
    <w:rsid w:val="006B5DEA"/>
    <w:rsid w:val="00722440"/>
    <w:rsid w:val="00731375"/>
    <w:rsid w:val="007320CA"/>
    <w:rsid w:val="007332E7"/>
    <w:rsid w:val="007376A6"/>
    <w:rsid w:val="00742BC1"/>
    <w:rsid w:val="0074659C"/>
    <w:rsid w:val="00763359"/>
    <w:rsid w:val="00776F85"/>
    <w:rsid w:val="0078311D"/>
    <w:rsid w:val="007B7D62"/>
    <w:rsid w:val="007D03D5"/>
    <w:rsid w:val="007D5AEE"/>
    <w:rsid w:val="007E68F7"/>
    <w:rsid w:val="007E6A2B"/>
    <w:rsid w:val="007F3158"/>
    <w:rsid w:val="00800ABD"/>
    <w:rsid w:val="0080671C"/>
    <w:rsid w:val="00807071"/>
    <w:rsid w:val="008109AA"/>
    <w:rsid w:val="00812992"/>
    <w:rsid w:val="00815003"/>
    <w:rsid w:val="00821885"/>
    <w:rsid w:val="00824B07"/>
    <w:rsid w:val="008426A6"/>
    <w:rsid w:val="00842912"/>
    <w:rsid w:val="008439FA"/>
    <w:rsid w:val="008578AA"/>
    <w:rsid w:val="008669E0"/>
    <w:rsid w:val="00870BE1"/>
    <w:rsid w:val="00875D87"/>
    <w:rsid w:val="00884A26"/>
    <w:rsid w:val="008A0861"/>
    <w:rsid w:val="008A1C7B"/>
    <w:rsid w:val="008B055A"/>
    <w:rsid w:val="008B7C8A"/>
    <w:rsid w:val="008C1781"/>
    <w:rsid w:val="008C2E49"/>
    <w:rsid w:val="008C571E"/>
    <w:rsid w:val="008E09EC"/>
    <w:rsid w:val="008E0D7E"/>
    <w:rsid w:val="008E3F4E"/>
    <w:rsid w:val="008F5787"/>
    <w:rsid w:val="008F5CC7"/>
    <w:rsid w:val="00900BA2"/>
    <w:rsid w:val="00920796"/>
    <w:rsid w:val="00920966"/>
    <w:rsid w:val="00921729"/>
    <w:rsid w:val="00923BAB"/>
    <w:rsid w:val="00932726"/>
    <w:rsid w:val="00936F55"/>
    <w:rsid w:val="00947CC8"/>
    <w:rsid w:val="00963EA9"/>
    <w:rsid w:val="00964B77"/>
    <w:rsid w:val="00973019"/>
    <w:rsid w:val="0097542D"/>
    <w:rsid w:val="00975D74"/>
    <w:rsid w:val="00990FA2"/>
    <w:rsid w:val="009919D6"/>
    <w:rsid w:val="00996352"/>
    <w:rsid w:val="009A2C5D"/>
    <w:rsid w:val="009B1BF5"/>
    <w:rsid w:val="009B3358"/>
    <w:rsid w:val="009B4475"/>
    <w:rsid w:val="009C0D5A"/>
    <w:rsid w:val="009C2E09"/>
    <w:rsid w:val="009C3282"/>
    <w:rsid w:val="009C3D44"/>
    <w:rsid w:val="009D7BBC"/>
    <w:rsid w:val="009E2C4C"/>
    <w:rsid w:val="009E2CA2"/>
    <w:rsid w:val="009E36C2"/>
    <w:rsid w:val="00A02000"/>
    <w:rsid w:val="00A03C87"/>
    <w:rsid w:val="00A06DA6"/>
    <w:rsid w:val="00A071CC"/>
    <w:rsid w:val="00A17C9A"/>
    <w:rsid w:val="00A246D4"/>
    <w:rsid w:val="00A358B5"/>
    <w:rsid w:val="00A44DED"/>
    <w:rsid w:val="00A46966"/>
    <w:rsid w:val="00A525DD"/>
    <w:rsid w:val="00A536D4"/>
    <w:rsid w:val="00A618BB"/>
    <w:rsid w:val="00A62852"/>
    <w:rsid w:val="00A62D0D"/>
    <w:rsid w:val="00A70814"/>
    <w:rsid w:val="00A74E7F"/>
    <w:rsid w:val="00A8065C"/>
    <w:rsid w:val="00A92365"/>
    <w:rsid w:val="00A93FAA"/>
    <w:rsid w:val="00AC3F11"/>
    <w:rsid w:val="00AC78BA"/>
    <w:rsid w:val="00AE005E"/>
    <w:rsid w:val="00AE6937"/>
    <w:rsid w:val="00B023BD"/>
    <w:rsid w:val="00B10D1D"/>
    <w:rsid w:val="00B323D6"/>
    <w:rsid w:val="00B32B06"/>
    <w:rsid w:val="00B33E57"/>
    <w:rsid w:val="00B4740C"/>
    <w:rsid w:val="00B5089F"/>
    <w:rsid w:val="00B5580C"/>
    <w:rsid w:val="00B6196A"/>
    <w:rsid w:val="00B63F96"/>
    <w:rsid w:val="00B63F9F"/>
    <w:rsid w:val="00B66CEA"/>
    <w:rsid w:val="00B71EA0"/>
    <w:rsid w:val="00B73796"/>
    <w:rsid w:val="00B74D08"/>
    <w:rsid w:val="00B83AD5"/>
    <w:rsid w:val="00B8681F"/>
    <w:rsid w:val="00B9761E"/>
    <w:rsid w:val="00B97677"/>
    <w:rsid w:val="00B9779C"/>
    <w:rsid w:val="00BB7674"/>
    <w:rsid w:val="00BC39F9"/>
    <w:rsid w:val="00BD3BCA"/>
    <w:rsid w:val="00BD4151"/>
    <w:rsid w:val="00BD4EA1"/>
    <w:rsid w:val="00BE4203"/>
    <w:rsid w:val="00C00EAE"/>
    <w:rsid w:val="00C15712"/>
    <w:rsid w:val="00C16D64"/>
    <w:rsid w:val="00C238DE"/>
    <w:rsid w:val="00C24D76"/>
    <w:rsid w:val="00C34E35"/>
    <w:rsid w:val="00C45752"/>
    <w:rsid w:val="00C54C4A"/>
    <w:rsid w:val="00C55354"/>
    <w:rsid w:val="00C57A9A"/>
    <w:rsid w:val="00C65F6B"/>
    <w:rsid w:val="00C8153B"/>
    <w:rsid w:val="00C87CFB"/>
    <w:rsid w:val="00C90313"/>
    <w:rsid w:val="00C92DEF"/>
    <w:rsid w:val="00CA7E09"/>
    <w:rsid w:val="00CB6787"/>
    <w:rsid w:val="00CB6E18"/>
    <w:rsid w:val="00CC06CC"/>
    <w:rsid w:val="00CD6888"/>
    <w:rsid w:val="00CE0839"/>
    <w:rsid w:val="00CE7666"/>
    <w:rsid w:val="00D04E15"/>
    <w:rsid w:val="00D053BA"/>
    <w:rsid w:val="00D12B51"/>
    <w:rsid w:val="00D270B7"/>
    <w:rsid w:val="00D32908"/>
    <w:rsid w:val="00D35AFC"/>
    <w:rsid w:val="00D43B61"/>
    <w:rsid w:val="00D55C71"/>
    <w:rsid w:val="00D61BA7"/>
    <w:rsid w:val="00D66736"/>
    <w:rsid w:val="00D75FCF"/>
    <w:rsid w:val="00D817E1"/>
    <w:rsid w:val="00D85CA2"/>
    <w:rsid w:val="00D952B4"/>
    <w:rsid w:val="00D95D1D"/>
    <w:rsid w:val="00DB2B36"/>
    <w:rsid w:val="00DB7FA1"/>
    <w:rsid w:val="00DC19F2"/>
    <w:rsid w:val="00DD2DB7"/>
    <w:rsid w:val="00DD3E0C"/>
    <w:rsid w:val="00DE0668"/>
    <w:rsid w:val="00DE09F3"/>
    <w:rsid w:val="00DE0F02"/>
    <w:rsid w:val="00DE28A5"/>
    <w:rsid w:val="00DF5CDD"/>
    <w:rsid w:val="00DF7C6E"/>
    <w:rsid w:val="00E06BA9"/>
    <w:rsid w:val="00E0726A"/>
    <w:rsid w:val="00E07565"/>
    <w:rsid w:val="00E123EF"/>
    <w:rsid w:val="00E211C0"/>
    <w:rsid w:val="00E22DD4"/>
    <w:rsid w:val="00E2650B"/>
    <w:rsid w:val="00E2725B"/>
    <w:rsid w:val="00E2777E"/>
    <w:rsid w:val="00E27A78"/>
    <w:rsid w:val="00E309F0"/>
    <w:rsid w:val="00E3411B"/>
    <w:rsid w:val="00E63514"/>
    <w:rsid w:val="00E63BE7"/>
    <w:rsid w:val="00E65E2C"/>
    <w:rsid w:val="00E7328B"/>
    <w:rsid w:val="00E73EED"/>
    <w:rsid w:val="00E8287E"/>
    <w:rsid w:val="00E901E1"/>
    <w:rsid w:val="00EC04F3"/>
    <w:rsid w:val="00EC073B"/>
    <w:rsid w:val="00EC0C8A"/>
    <w:rsid w:val="00EC0ED7"/>
    <w:rsid w:val="00EC3C7B"/>
    <w:rsid w:val="00EC60E2"/>
    <w:rsid w:val="00EC65B7"/>
    <w:rsid w:val="00ED0208"/>
    <w:rsid w:val="00ED7E0B"/>
    <w:rsid w:val="00EE0EAE"/>
    <w:rsid w:val="00EE5F68"/>
    <w:rsid w:val="00EF50A5"/>
    <w:rsid w:val="00EF57A0"/>
    <w:rsid w:val="00F07ACC"/>
    <w:rsid w:val="00F1661A"/>
    <w:rsid w:val="00F17188"/>
    <w:rsid w:val="00F237A0"/>
    <w:rsid w:val="00F24ED1"/>
    <w:rsid w:val="00F31E6E"/>
    <w:rsid w:val="00F34031"/>
    <w:rsid w:val="00F35598"/>
    <w:rsid w:val="00F61136"/>
    <w:rsid w:val="00F64808"/>
    <w:rsid w:val="00F7145E"/>
    <w:rsid w:val="00F81FB5"/>
    <w:rsid w:val="00F97B6B"/>
    <w:rsid w:val="00FA3CD4"/>
    <w:rsid w:val="00FB07A2"/>
    <w:rsid w:val="00FB1A21"/>
    <w:rsid w:val="00FC1670"/>
    <w:rsid w:val="00FC38BE"/>
    <w:rsid w:val="00FD6017"/>
    <w:rsid w:val="00FE3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432A346C"/>
  <w15:docId w15:val="{8E2479D8-1AA6-4104-B312-BF9597476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00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">
    <w:name w:val="Light List"/>
    <w:basedOn w:val="TableNormal"/>
    <w:uiPriority w:val="61"/>
    <w:rsid w:val="002E00A8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MediumShading1">
    <w:name w:val="Medium Shading 1"/>
    <w:basedOn w:val="TableNormal"/>
    <w:uiPriority w:val="63"/>
    <w:rsid w:val="002E00A8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2E00A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E00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00A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96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DB0"/>
  </w:style>
  <w:style w:type="paragraph" w:styleId="Footer">
    <w:name w:val="footer"/>
    <w:basedOn w:val="Normal"/>
    <w:link w:val="FooterChar"/>
    <w:uiPriority w:val="99"/>
    <w:unhideWhenUsed/>
    <w:rsid w:val="00696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DB0"/>
  </w:style>
  <w:style w:type="character" w:styleId="PlaceholderText">
    <w:name w:val="Placeholder Text"/>
    <w:basedOn w:val="DefaultParagraphFont"/>
    <w:uiPriority w:val="99"/>
    <w:semiHidden/>
    <w:rsid w:val="00696DB0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2516C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516C7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F237A0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3F68F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F68F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F68F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F68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F68F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871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2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Logistics_eComm%20Returns%20Processing%20434.docx" TargetMode="External"/><Relationship Id="rId18" Type="http://schemas.openxmlformats.org/officeDocument/2006/relationships/hyperlink" Target="mailto:IMAuditTeam@sea.samsung.com" TargetMode="External"/><Relationship Id="rId26" Type="http://schemas.openxmlformats.org/officeDocument/2006/relationships/image" Target="media/image11.emf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styles" Target="styles.xml"/><Relationship Id="rId12" Type="http://schemas.openxmlformats.org/officeDocument/2006/relationships/image" Target="media/image1.gif"/><Relationship Id="rId17" Type="http://schemas.openxmlformats.org/officeDocument/2006/relationships/image" Target="media/image4.png"/><Relationship Id="rId25" Type="http://schemas.openxmlformats.org/officeDocument/2006/relationships/image" Target="media/image10.emf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5.jpe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9.JPG"/><Relationship Id="rId32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image" Target="media/image2.png"/><Relationship Id="rId23" Type="http://schemas.openxmlformats.org/officeDocument/2006/relationships/image" Target="media/image8.JPG"/><Relationship Id="rId28" Type="http://schemas.openxmlformats.org/officeDocument/2006/relationships/image" Target="media/image12.emf"/><Relationship Id="rId10" Type="http://schemas.openxmlformats.org/officeDocument/2006/relationships/footnotes" Target="footnotes.xml"/><Relationship Id="rId19" Type="http://schemas.openxmlformats.org/officeDocument/2006/relationships/hyperlink" Target="http://stacs/sites/Logistics/Management/Forms/AllItems.aspx?RootFolder=%2Fsites%2FLogistics%2FManagement%2FSOP%27s%20%2D%20Logistics%20and%20Warehousing%2FeCOMM&amp;FolderCTID=0x012000578C94CADBA90D4E83F2A3E7349E3CA7&amp;View=%7BE1896745%2D794C%2D4A76%2DB47B%2D91A71A5954AA%7D" TargetMode="External"/><Relationship Id="rId31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Logistics_eComm%20Refusals%20Processing%20433.docx" TargetMode="External"/><Relationship Id="rId22" Type="http://schemas.openxmlformats.org/officeDocument/2006/relationships/image" Target="media/image7.png"/><Relationship Id="rId27" Type="http://schemas.openxmlformats.org/officeDocument/2006/relationships/package" Target="embeddings/Microsoft_Excel_Worksheet.xlsx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94314E0C64D5409048FD75FAC544CD" ma:contentTypeVersion="2" ma:contentTypeDescription="Create a new document." ma:contentTypeScope="" ma:versionID="1991fa65d6a2e49f19fe41d4475ab0a5">
  <xsd:schema xmlns:xsd="http://www.w3.org/2001/XMLSchema" xmlns:xs="http://www.w3.org/2001/XMLSchema" xmlns:p="http://schemas.microsoft.com/office/2006/metadata/properties" xmlns:ns2="c760b2b4-aafe-4739-af18-3c51d6ecd979" targetNamespace="http://schemas.microsoft.com/office/2006/metadata/properties" ma:root="true" ma:fieldsID="b631df8f8b71d27f28af6900eb085b30" ns2:_="">
    <xsd:import namespace="c760b2b4-aafe-4739-af18-3c51d6ecd97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60b2b4-aafe-4739-af18-3c51d6ecd97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c760b2b4-aafe-4739-af18-3c51d6ecd979">W52DUE32R37W-550015817-24930</_dlc_DocId>
    <_dlc_DocIdUrl xmlns="c760b2b4-aafe-4739-af18-3c51d6ecd979">
      <Url>http://stacs/sites/Logistics/_layouts/15/DocIdRedir.aspx?ID=W52DUE32R37W-550015817-24930</Url>
      <Description>W52DUE32R37W-550015817-24930</Description>
    </_dlc_DocIdUrl>
  </documentManagement>
</p:properties>
</file>

<file path=customXml/item3.xml><?xml version="1.0" encoding="utf-8"?>
<?mso-contentType ?>
<FormTemplates xmlns="http://schemas.microsoft.com/sharepoint/v3/contenttype/forms">
  <Display>ListForm</Display>
  <Edit>ListForm</Edit>
  <New>ListForm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7D874E-2835-4C36-BFB0-9C8FA190A101}"/>
</file>

<file path=customXml/itemProps2.xml><?xml version="1.0" encoding="utf-8"?>
<ds:datastoreItem xmlns:ds="http://schemas.openxmlformats.org/officeDocument/2006/customXml" ds:itemID="{CE2708CE-03C6-4BBA-9B72-AEAE143AEB4F}">
  <ds:schemaRefs>
    <ds:schemaRef ds:uri="http://purl.org/dc/terms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c760b2b4-aafe-4739-af18-3c51d6ecd979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8BAFA5C3-09FF-4972-8919-A33729E3ACF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195B9A3-15A9-4D9D-BD4B-23CDEDD9A80D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75AB91CE-D276-4728-AA83-1A66195BC4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8</Pages>
  <Words>2283</Words>
  <Characters>13015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SOP – eComm Returns Exceptions Processing</vt:lpstr>
    </vt:vector>
  </TitlesOfParts>
  <Company/>
  <LinksUpToDate>false</LinksUpToDate>
  <CharactersWithSpaces>15268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 – eComm Returns Exceptions Processing</dc:title>
  <dc:creator>Joseph Morrow</dc:creator>
  <cp:lastModifiedBy>Erwin Dela Pena/eCom - Reverse /SEA/Professional/Samsung Electronics</cp:lastModifiedBy>
  <cp:revision>10</cp:revision>
  <cp:lastPrinted>2022-10-17T21:04:00Z</cp:lastPrinted>
  <dcterms:created xsi:type="dcterms:W3CDTF">2022-06-07T21:45:00Z</dcterms:created>
  <dcterms:modified xsi:type="dcterms:W3CDTF">2023-12-18T21:53:00Z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0x010100DF94314E0C64D5409048FD75FAC544CD</vt:lpwstr>
  </property>
  <property fmtid="{D5CDD505-2E9C-101B-9397-08002B2CF9AE}" pid="3" name="_dlc_DocIdItemGuid">
    <vt:lpwstr>d4166828-fd9e-46d5-8b98-583f82846e41</vt:lpwstr>
  </property>
</Properties>
</file>